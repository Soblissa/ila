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E58A3" w14:textId="77777777" w:rsidR="007416D7" w:rsidRPr="00BF38CD" w:rsidRDefault="007416D7" w:rsidP="007416D7">
      <w:pPr>
        <w:pStyle w:val="LDTitelseiteHKM"/>
      </w:pPr>
      <w:r w:rsidRPr="00BF38CD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3A0F6E" wp14:editId="4F6EDBAE">
                <wp:simplePos x="0" y="0"/>
                <wp:positionH relativeFrom="column">
                  <wp:posOffset>-1033780</wp:posOffset>
                </wp:positionH>
                <wp:positionV relativeFrom="paragraph">
                  <wp:posOffset>-6350</wp:posOffset>
                </wp:positionV>
                <wp:extent cx="780490" cy="9011285"/>
                <wp:effectExtent l="0" t="0" r="635" b="0"/>
                <wp:wrapNone/>
                <wp:docPr id="24" name="Gruppieren 24" descr="Schmuckbi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490" cy="9011285"/>
                          <a:chOff x="-199940" y="-12"/>
                          <a:chExt cx="928120" cy="10692130"/>
                        </a:xfrm>
                      </wpg:grpSpPr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-199940" y="-12"/>
                            <a:ext cx="921918" cy="10692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35" y="146066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8135" y="23751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8135" y="217318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135" y="289758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8135" y="73627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DDFA49" id="Gruppieren 24" o:spid="_x0000_s1026" alt="Schmuckbild" style="position:absolute;margin-left:-81.4pt;margin-top:-.5pt;width:61.45pt;height:709.55pt;z-index:251660288;mso-width-relative:margin;mso-height-relative:margin" coordorigin="-1999" coordsize="9281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">
                <v:rect id="Rectangle 23" o:spid="_x0000_s1027" style="position:absolute;left:-1999;width:9218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" stroked="f" strokecolor="#4a7ebb" strokeweight="1.5pt">
                  <v:shadow opacity="22938f" offset="0"/>
                  <v:textbox inset=",7.2pt,,7.2pt"/>
                </v:rect>
                <v:rect id="Rectangle 16" o:spid="_x0000_s1028" style="position:absolute;left:3681;top:1460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5" o:spid="_x0000_s1029" style="position:absolute;left:3681;top:23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" fillcolor="#d20000" stroked="f" strokecolor="#4a7ebb" strokeweight="1.5pt">
                  <v:shadow opacity="22938f" offset="0"/>
                  <v:textbox inset=",7.2pt,,7.2pt"/>
                </v:rect>
                <v:rect id="Rectangle 17" o:spid="_x0000_s1030" style="position:absolute;left:3681;top:2173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" fillcolor="#d20000" stroked="f" strokecolor="#4a7ebb" strokeweight="1.5pt">
                  <v:shadow opacity="22938f" offset="0"/>
                  <v:textbox inset=",7.2pt,,7.2pt"/>
                </v:rect>
                <v:rect id="Rectangle 18" o:spid="_x0000_s1031" style="position:absolute;left:3681;top:2897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" fillcolor="#d20000" stroked="f" strokecolor="#4a7ebb" strokeweight="1.5pt">
                  <v:shadow opacity="22938f" offset="0"/>
                  <v:textbox inset=",7.2pt,,7.2pt"/>
                </v:rect>
                <v:rect id="Rectangle 15" o:spid="_x0000_s1032" style="position:absolute;left:3681;top:736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</v:group>
            </w:pict>
          </mc:Fallback>
        </mc:AlternateContent>
      </w:r>
      <w:r w:rsidRPr="00BF38CD">
        <w:rPr>
          <w:noProof/>
          <w:lang w:eastAsia="de-DE"/>
        </w:rPr>
        <w:drawing>
          <wp:anchor distT="0" distB="0" distL="114300" distR="114300" simplePos="0" relativeHeight="251659264" behindDoc="0" locked="0" layoutInCell="1" allowOverlap="1" wp14:anchorId="6AEE91A1" wp14:editId="5D55AB26">
            <wp:simplePos x="0" y="0"/>
            <wp:positionH relativeFrom="margin">
              <wp:align>right</wp:align>
            </wp:positionH>
            <wp:positionV relativeFrom="paragraph">
              <wp:posOffset>-7353</wp:posOffset>
            </wp:positionV>
            <wp:extent cx="818515" cy="1073785"/>
            <wp:effectExtent l="0" t="0" r="635" b="0"/>
            <wp:wrapNone/>
            <wp:docPr id="9" name="Bild 1" descr="Hesse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1" descr="HM_4C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38CD">
        <w:t xml:space="preserve">Hessisches </w:t>
      </w:r>
      <w:r>
        <w:t>Ministerium</w:t>
      </w:r>
    </w:p>
    <w:p w14:paraId="31CB5695" w14:textId="77777777" w:rsidR="007416D7" w:rsidRPr="00BF38CD" w:rsidRDefault="007416D7" w:rsidP="007416D7">
      <w:pPr>
        <w:pStyle w:val="LDTitelseiteHKM"/>
      </w:pPr>
      <w:r>
        <w:t>für Kultus, Bildung und Chancen</w:t>
      </w:r>
      <w:r w:rsidRPr="00BF38CD">
        <w:br/>
      </w:r>
    </w:p>
    <w:p w14:paraId="60C56539" w14:textId="19A00FE2" w:rsidR="007416D7" w:rsidRPr="00E2254B" w:rsidRDefault="007416D7" w:rsidP="007416D7">
      <w:pPr>
        <w:pStyle w:val="bertitelIT-Verfahren"/>
      </w:pPr>
      <w:r>
        <w:t>LUSD</w:t>
      </w:r>
    </w:p>
    <w:p w14:paraId="0FC92668" w14:textId="156D8C2C" w:rsidR="007416D7" w:rsidRPr="00563AEF" w:rsidRDefault="007416D7" w:rsidP="007416D7">
      <w:pPr>
        <w:pStyle w:val="TiteldesDokuments"/>
      </w:pPr>
      <w:r>
        <w:t>Erstanmeldung in der LUSD</w:t>
      </w:r>
    </w:p>
    <w:p w14:paraId="569B0BC4" w14:textId="77777777" w:rsidR="007416D7" w:rsidRDefault="007416D7" w:rsidP="007416D7">
      <w:pPr>
        <w:pStyle w:val="UntertitelTitelgrau"/>
      </w:pPr>
      <w:r>
        <w:t>Checkliste</w:t>
      </w:r>
    </w:p>
    <w:p w14:paraId="6AF5E531" w14:textId="6D569069" w:rsidR="007416D7" w:rsidRDefault="007416D7" w:rsidP="000F5622">
      <w:pPr>
        <w:pStyle w:val="berschrift2"/>
      </w:pPr>
      <w:r>
        <w:t>Vorwort</w:t>
      </w:r>
      <w:r w:rsidR="00071C5C">
        <w:t xml:space="preserve"> und Voraussetzungen zur Erstanmeldung</w:t>
      </w:r>
    </w:p>
    <w:p w14:paraId="0162D810" w14:textId="7A4146A7" w:rsidR="000F5622" w:rsidRDefault="000F5622" w:rsidP="000F5622">
      <w:pPr>
        <w:pStyle w:val="LDTextinhalteingerckt"/>
      </w:pPr>
      <w:r>
        <w:t xml:space="preserve">Bevor Sie mit Ihrer Schule das erste Mal auf die LUSD-Datenbank zugreifen, müssen Sie eine </w:t>
      </w:r>
      <w:r w:rsidRPr="00CE4871">
        <w:rPr>
          <w:b/>
          <w:bCs/>
        </w:rPr>
        <w:t>Erstanmeldung</w:t>
      </w:r>
      <w:r>
        <w:t xml:space="preserve"> durchführen. </w:t>
      </w:r>
      <w:ins w:id="1" w:author="Weiss, Sabine (HMKB)" w:date="2026-03-30T13:40:00Z">
        <w:r w:rsidR="009A1479">
          <w:t>Die Anmeldung erfolgt direkt an der LUSD über das Hessische Schulverwaltungsnetz</w:t>
        </w:r>
      </w:ins>
      <w:ins w:id="2" w:author="Weiss, Sabine (HMKB)" w:date="2026-03-30T13:50:00Z">
        <w:r w:rsidR="00E43484">
          <w:t xml:space="preserve"> (HSVN)</w:t>
        </w:r>
      </w:ins>
      <w:ins w:id="3" w:author="Weiss, Sabine (HMKB)" w:date="2026-03-30T13:40:00Z">
        <w:r w:rsidR="009A1479">
          <w:t xml:space="preserve">. Eine Schul-ID Hessen (Lehrer-ID) wird nicht benötigt. </w:t>
        </w:r>
      </w:ins>
    </w:p>
    <w:p w14:paraId="4807896C" w14:textId="77777777" w:rsidR="000F5622" w:rsidRDefault="000F5622" w:rsidP="000F5622">
      <w:pPr>
        <w:pStyle w:val="LDTextinhalteingerckt"/>
      </w:pPr>
      <w:r>
        <w:t xml:space="preserve">Um die Erstanmeldung in der LUSD durchführen zu können, müssen folgende Voraussetzungen erfüllt sein: </w:t>
      </w:r>
    </w:p>
    <w:p w14:paraId="642FC322" w14:textId="7262F8C1" w:rsidR="000F5622" w:rsidRDefault="000F5622" w:rsidP="000F5622">
      <w:pPr>
        <w:pStyle w:val="Aufzhlungeingerckt"/>
      </w:pPr>
      <w:r>
        <w:t xml:space="preserve">ein eingerichteter </w:t>
      </w:r>
      <w:r w:rsidRPr="007416D7">
        <w:rPr>
          <w:rStyle w:val="LDwichtigerText"/>
        </w:rPr>
        <w:t>Computer</w:t>
      </w:r>
      <w:r>
        <w:t>, der an das Hessische Schulverwaltungsnetz</w:t>
      </w:r>
      <w:ins w:id="4" w:author="Weiss, Sabine (HMKB)" w:date="2026-03-30T13:39:00Z">
        <w:r w:rsidR="009A1479">
          <w:t xml:space="preserve"> (HSVN)</w:t>
        </w:r>
      </w:ins>
      <w:r>
        <w:t xml:space="preserve"> angeschlossen ist.</w:t>
      </w:r>
    </w:p>
    <w:p w14:paraId="175DDEEC" w14:textId="7F661A43" w:rsidR="000F5622" w:rsidRPr="007416D7" w:rsidRDefault="000F5622" w:rsidP="000F5622">
      <w:pPr>
        <w:pStyle w:val="Aufzhlungeingerckt"/>
      </w:pPr>
      <w:r>
        <w:t xml:space="preserve">die </w:t>
      </w:r>
      <w:r w:rsidRPr="006F7189">
        <w:rPr>
          <w:b/>
          <w:bCs/>
        </w:rPr>
        <w:t>initialen</w:t>
      </w:r>
      <w:r>
        <w:t xml:space="preserve"> </w:t>
      </w:r>
      <w:r w:rsidRPr="007416D7">
        <w:rPr>
          <w:rStyle w:val="LDwichtigerText"/>
        </w:rPr>
        <w:t>Anmeldedaten für die Erstanmeldung</w:t>
      </w:r>
      <w:r>
        <w:t xml:space="preserve"> in der LUSD sind griffbereit. </w:t>
      </w:r>
      <w:r>
        <w:br/>
      </w:r>
      <w:r w:rsidRPr="007416D7">
        <w:t>Diese initialen Anmeldedaten erhalten Sie vo</w:t>
      </w:r>
      <w:r>
        <w:t>m</w:t>
      </w:r>
      <w:r w:rsidRPr="007416D7">
        <w:t xml:space="preserve"> </w:t>
      </w:r>
      <w:r>
        <w:t>HMKB Ref. IV. 1.</w:t>
      </w:r>
      <w:del w:id="5" w:author="Weiss, Sabine (HMKB)" w:date="2026-03-30T09:31:00Z">
        <w:r w:rsidDel="00F2419E">
          <w:delText>3</w:delText>
        </w:r>
        <w:r w:rsidRPr="007416D7" w:rsidDel="00F2419E">
          <w:delText xml:space="preserve"> </w:delText>
        </w:r>
      </w:del>
      <w:ins w:id="6" w:author="Weiss, Sabine (HMKB)" w:date="2026-03-30T09:31:00Z">
        <w:r w:rsidR="00F2419E">
          <w:t>2</w:t>
        </w:r>
        <w:r w:rsidR="00F2419E" w:rsidRPr="007416D7">
          <w:t xml:space="preserve"> </w:t>
        </w:r>
      </w:ins>
      <w:r>
        <w:t>per</w:t>
      </w:r>
      <w:r w:rsidRPr="007416D7">
        <w:t xml:space="preserve"> </w:t>
      </w:r>
      <w:del w:id="7" w:author="Weiss, Sabine (HMKB)" w:date="2026-03-30T09:32:00Z">
        <w:r w:rsidDel="00F2419E">
          <w:delText>E-</w:delText>
        </w:r>
        <w:r w:rsidRPr="007416D7" w:rsidDel="00F2419E">
          <w:delText>Mail</w:delText>
        </w:r>
      </w:del>
      <w:ins w:id="8" w:author="Weiss, Sabine (HMKB)" w:date="2026-03-30T09:32:00Z">
        <w:r w:rsidR="00F2419E">
          <w:t>E-Mail.</w:t>
        </w:r>
        <w:r w:rsidR="00F2419E" w:rsidRPr="007416D7" w:rsidDel="00F2419E">
          <w:t xml:space="preserve"> </w:t>
        </w:r>
      </w:ins>
      <w:del w:id="9" w:author="Weiss, Sabine (HMKB)" w:date="2026-03-30T09:32:00Z">
        <w:r w:rsidRPr="007416D7" w:rsidDel="00F2419E">
          <w:delText xml:space="preserve"> an Ihr offizielles </w:delText>
        </w:r>
        <w:r w:rsidDel="00F2419E">
          <w:delText>Landesfunktionspostfach „Sc</w:delText>
        </w:r>
        <w:r w:rsidRPr="007416D7" w:rsidDel="00F2419E">
          <w:delText>hulleitung</w:delText>
        </w:r>
        <w:r w:rsidDel="00F2419E">
          <w:delText>“ (</w:delText>
        </w:r>
        <w:r w:rsidDel="00F2419E">
          <w:fldChar w:fldCharType="begin"/>
        </w:r>
        <w:r w:rsidDel="00F2419E">
          <w:delInstrText xml:space="preserve"> HYPERLINK "mailto:schulleitungDienststellennummer@schule.hessen.de" </w:delInstrText>
        </w:r>
        <w:r w:rsidDel="00F2419E">
          <w:fldChar w:fldCharType="separate"/>
        </w:r>
        <w:r w:rsidRPr="00F27776" w:rsidDel="00F2419E">
          <w:rPr>
            <w:rStyle w:val="Hyperlink"/>
          </w:rPr>
          <w:delText>schulleitung</w:delText>
        </w:r>
        <w:r w:rsidDel="00F2419E">
          <w:rPr>
            <w:rStyle w:val="Hyperlink"/>
          </w:rPr>
          <w:delText>‘</w:delText>
        </w:r>
        <w:r w:rsidRPr="00F27776" w:rsidDel="00F2419E">
          <w:rPr>
            <w:rStyle w:val="Hyperlink"/>
          </w:rPr>
          <w:delText>Dienststellennummer</w:delText>
        </w:r>
        <w:r w:rsidDel="00F2419E">
          <w:rPr>
            <w:rStyle w:val="Hyperlink"/>
          </w:rPr>
          <w:delText>‘</w:delText>
        </w:r>
        <w:r w:rsidRPr="00F27776" w:rsidDel="00F2419E">
          <w:rPr>
            <w:rStyle w:val="Hyperlink"/>
          </w:rPr>
          <w:delText>@schule.hessen.de</w:delText>
        </w:r>
        <w:r w:rsidDel="00F2419E">
          <w:rPr>
            <w:rStyle w:val="Hyperlink"/>
          </w:rPr>
          <w:fldChar w:fldCharType="end"/>
        </w:r>
        <w:r w:rsidRPr="007416D7" w:rsidDel="00F2419E">
          <w:delText>).</w:delText>
        </w:r>
      </w:del>
    </w:p>
    <w:p w14:paraId="02631EAD" w14:textId="77F6A775" w:rsidR="00C92732" w:rsidRDefault="00C92732" w:rsidP="00C92732">
      <w:pPr>
        <w:pStyle w:val="LDTextinhalteingerckt"/>
        <w:rPr>
          <w:ins w:id="10" w:author="Weiss, Sabine (HMKB)" w:date="2026-03-30T10:24:00Z"/>
        </w:rPr>
        <w:pPrChange w:id="11" w:author="Weiss, Sabine (HMKB)" w:date="2026-03-30T10:24:00Z">
          <w:pPr>
            <w:pStyle w:val="berschrift2"/>
          </w:pPr>
        </w:pPrChange>
      </w:pPr>
      <w:ins w:id="12" w:author="Weiss, Sabine (HMKB)" w:date="2026-03-30T10:25:00Z">
        <w:r>
          <w:t xml:space="preserve">Anleitungen zur LUSD finden Sie auf der Webseite </w:t>
        </w:r>
      </w:ins>
      <w:ins w:id="13" w:author="Weiss, Sabine (HMKB)" w:date="2026-03-30T13:39:00Z">
        <w:r w:rsidR="009A1479">
          <w:rPr>
            <w:rStyle w:val="Hyperlink"/>
          </w:rPr>
          <w:fldChar w:fldCharType="begin"/>
        </w:r>
        <w:r w:rsidR="009A1479">
          <w:rPr>
            <w:rStyle w:val="Hyperlink"/>
          </w:rPr>
          <w:instrText>HYPERLINK "</w:instrText>
        </w:r>
      </w:ins>
      <w:ins w:id="14" w:author="Weiss, Sabine (HMKB)" w:date="2026-03-30T10:25:00Z">
        <w:r w:rsidR="009A1479" w:rsidRPr="000E4853">
          <w:rPr>
            <w:rStyle w:val="Hyperlink"/>
          </w:rPr>
          <w:instrText>https://schulehessen.de/lusdanleitungen.htm</w:instrText>
        </w:r>
      </w:ins>
      <w:ins w:id="15" w:author="Weiss, Sabine (HMKB)" w:date="2026-03-30T13:39:00Z">
        <w:r w:rsidR="009A1479">
          <w:rPr>
            <w:rStyle w:val="Hyperlink"/>
          </w:rPr>
          <w:instrText>"</w:instrText>
        </w:r>
        <w:r w:rsidR="009A1479">
          <w:rPr>
            <w:rStyle w:val="Hyperlink"/>
          </w:rPr>
          <w:fldChar w:fldCharType="separate"/>
        </w:r>
      </w:ins>
      <w:ins w:id="16" w:author="Weiss, Sabine (HMKB)" w:date="2026-03-30T10:25:00Z">
        <w:r w:rsidR="009A1479" w:rsidRPr="007A054F">
          <w:rPr>
            <w:rStyle w:val="Hyperlink"/>
          </w:rPr>
          <w:t>https://schulehessen.de/lusdanleitungen.htm</w:t>
        </w:r>
      </w:ins>
      <w:ins w:id="17" w:author="Weiss, Sabine (HMKB)" w:date="2026-03-30T13:39:00Z">
        <w:r w:rsidR="009A1479">
          <w:rPr>
            <w:rStyle w:val="Hyperlink"/>
          </w:rPr>
          <w:fldChar w:fldCharType="end"/>
        </w:r>
      </w:ins>
      <w:ins w:id="18" w:author="Weiss, Sabine (HMKB)" w:date="2026-03-30T10:25:00Z">
        <w:r>
          <w:t>.</w:t>
        </w:r>
      </w:ins>
      <w:ins w:id="19" w:author="Weiss, Sabine (HMKB)" w:date="2026-03-30T13:39:00Z">
        <w:r w:rsidR="009A1479">
          <w:t xml:space="preserve"> Bitte beachten Sie die weiteren </w:t>
        </w:r>
      </w:ins>
      <w:ins w:id="20" w:author="Weiss, Sabine (HMKB)" w:date="2026-03-30T13:41:00Z">
        <w:r w:rsidR="009A1479">
          <w:t xml:space="preserve">beschriebenen </w:t>
        </w:r>
      </w:ins>
      <w:ins w:id="21" w:author="Weiss, Sabine (HMKB)" w:date="2026-03-30T13:39:00Z">
        <w:r w:rsidR="009A1479">
          <w:t>Unterstützungsmöglichkeiten am Ende des Dokuments</w:t>
        </w:r>
      </w:ins>
    </w:p>
    <w:p w14:paraId="6A729D0E" w14:textId="77777777" w:rsidR="00E43484" w:rsidRDefault="00E43484">
      <w:pPr>
        <w:spacing w:before="0" w:after="200" w:line="276" w:lineRule="auto"/>
        <w:rPr>
          <w:ins w:id="22" w:author="Weiss, Sabine (HMKB)" w:date="2026-03-30T13:42:00Z"/>
          <w:color w:val="1E3E95"/>
          <w:sz w:val="28"/>
        </w:rPr>
      </w:pPr>
      <w:ins w:id="23" w:author="Weiss, Sabine (HMKB)" w:date="2026-03-30T13:42:00Z">
        <w:r>
          <w:br w:type="page"/>
        </w:r>
      </w:ins>
    </w:p>
    <w:p w14:paraId="67662360" w14:textId="5704B3CD" w:rsidR="007D4F99" w:rsidRDefault="00476A2C" w:rsidP="000F5622">
      <w:pPr>
        <w:pStyle w:val="berschrift2"/>
      </w:pPr>
      <w:r>
        <w:lastRenderedPageBreak/>
        <w:t>Erstanmeldung durchführen</w:t>
      </w:r>
    </w:p>
    <w:p w14:paraId="0821737D" w14:textId="0E93DDDB" w:rsidR="005E7CDF" w:rsidRDefault="00476A2C" w:rsidP="000F5622">
      <w:pPr>
        <w:pStyle w:val="LDTextinhalteingerckt"/>
      </w:pPr>
      <w:r>
        <w:t xml:space="preserve">Die nachfolgende </w:t>
      </w:r>
      <w:r w:rsidRPr="007416D7">
        <w:rPr>
          <w:rStyle w:val="LDwichtigerText"/>
        </w:rPr>
        <w:t xml:space="preserve">Checkliste </w:t>
      </w:r>
      <w:r>
        <w:t>unterstützt Sie bei der Erstanmeldung und den weiteren, danach notwendigen, Dateneingaben</w:t>
      </w:r>
      <w:ins w:id="24" w:author="Weiss, Sabine (HMKB)" w:date="2026-03-30T09:54:00Z">
        <w:r w:rsidR="007F07AC">
          <w:t>.</w:t>
        </w:r>
      </w:ins>
    </w:p>
    <w:tbl>
      <w:tblPr>
        <w:tblW w:w="9724" w:type="dxa"/>
        <w:tblInd w:w="709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6379"/>
        <w:gridCol w:w="1276"/>
        <w:gridCol w:w="935"/>
      </w:tblGrid>
      <w:tr w:rsidR="00BF1D34" w:rsidRPr="00D16911" w:rsidDel="00E43484" w14:paraId="5E020789" w14:textId="4AA5EEEE" w:rsidTr="000F5622">
        <w:trPr>
          <w:gridAfter w:val="1"/>
          <w:wAfter w:w="935" w:type="dxa"/>
          <w:trHeight w:val="281"/>
          <w:del w:id="25" w:author="Weiss, Sabine (HMKB)" w:date="2026-03-30T13:45:00Z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9BDB461" w14:textId="6671E905" w:rsidR="00BF1D34" w:rsidRPr="00D16911" w:rsidDel="00E43484" w:rsidRDefault="009C2AD9" w:rsidP="005F6DA5">
            <w:pPr>
              <w:pStyle w:val="LDAbsatznachberschrift"/>
              <w:rPr>
                <w:del w:id="26" w:author="Weiss, Sabine (HMKB)" w:date="2026-03-30T13:45:00Z"/>
                <w:rStyle w:val="LDBereichTabelle"/>
              </w:rPr>
            </w:pPr>
            <w:del w:id="27" w:author="Weiss, Sabine (HMKB)" w:date="2026-03-30T13:45:00Z">
              <w:r w:rsidDel="00E43484">
                <w:rPr>
                  <w:rStyle w:val="LDBereichTabelle"/>
                </w:rPr>
                <w:delText>LUSD-</w:delText>
              </w:r>
              <w:r w:rsidR="00BF1D34" w:rsidRPr="00D16911" w:rsidDel="00E43484">
                <w:rPr>
                  <w:rStyle w:val="LDBereichTabelle"/>
                </w:rPr>
                <w:delText>Webseite</w:delText>
              </w:r>
            </w:del>
          </w:p>
        </w:tc>
        <w:tc>
          <w:tcPr>
            <w:tcW w:w="6379" w:type="dxa"/>
            <w:shd w:val="clear" w:color="auto" w:fill="F2F2F2" w:themeFill="background1" w:themeFillShade="F2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4DF233B" w14:textId="57CAD074" w:rsidR="00BF1D34" w:rsidRPr="00D16911" w:rsidDel="00E43484" w:rsidRDefault="00BF1D34" w:rsidP="005F6DA5">
            <w:pPr>
              <w:pStyle w:val="LDAbsatznachberschrift"/>
              <w:rPr>
                <w:del w:id="28" w:author="Weiss, Sabine (HMKB)" w:date="2026-03-30T13:45:00Z"/>
                <w:rStyle w:val="LDBereichTabelle"/>
              </w:rPr>
            </w:pPr>
            <w:del w:id="29" w:author="Weiss, Sabine (HMKB)" w:date="2026-03-30T13:45:00Z">
              <w:r w:rsidRPr="00D16911" w:rsidDel="00E43484">
                <w:rPr>
                  <w:rStyle w:val="LDBereichTabelle"/>
                </w:rPr>
                <w:delText>Arbeitsschritt</w:delText>
              </w:r>
            </w:del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D415260" w14:textId="4F2146CC" w:rsidR="00BF1D34" w:rsidRPr="00D16911" w:rsidDel="00E43484" w:rsidRDefault="00BF1D34" w:rsidP="005F6DA5">
            <w:pPr>
              <w:pStyle w:val="LDAbsatznachberschrift"/>
              <w:rPr>
                <w:del w:id="30" w:author="Weiss, Sabine (HMKB)" w:date="2026-03-30T13:45:00Z"/>
                <w:rStyle w:val="LDBereichTabelle"/>
              </w:rPr>
            </w:pPr>
            <w:del w:id="31" w:author="Weiss, Sabine (HMKB)" w:date="2026-03-30T13:45:00Z">
              <w:r w:rsidRPr="00D16911" w:rsidDel="00E43484">
                <w:rPr>
                  <w:rStyle w:val="LDBereichTabelle"/>
                </w:rPr>
                <w:delText>erledigt</w:delText>
              </w:r>
            </w:del>
          </w:p>
        </w:tc>
      </w:tr>
      <w:tr w:rsidR="007416D7" w:rsidRPr="00D13340" w:rsidDel="00E43484" w14:paraId="61C7FFC1" w14:textId="0F4A5A93" w:rsidTr="000F5622">
        <w:trPr>
          <w:gridAfter w:val="1"/>
          <w:wAfter w:w="935" w:type="dxa"/>
          <w:trHeight w:val="775"/>
          <w:del w:id="32" w:author="Weiss, Sabine (HMKB)" w:date="2026-03-30T13:45:00Z"/>
        </w:trPr>
        <w:tc>
          <w:tcPr>
            <w:tcW w:w="1134" w:type="dxa"/>
          </w:tcPr>
          <w:p w14:paraId="3413E83E" w14:textId="5ACBECBD" w:rsidR="007416D7" w:rsidRPr="00E10388" w:rsidDel="00E43484" w:rsidRDefault="007416D7" w:rsidP="008C5DC4">
            <w:pPr>
              <w:pStyle w:val="Aufzhlungnummerisch"/>
              <w:ind w:left="0" w:firstLine="0"/>
              <w:rPr>
                <w:del w:id="33" w:author="Weiss, Sabine (HMKB)" w:date="2026-03-30T13:45:00Z"/>
                <w:rStyle w:val="LDMenpunkt"/>
              </w:rPr>
            </w:pPr>
          </w:p>
        </w:tc>
        <w:tc>
          <w:tcPr>
            <w:tcW w:w="6379" w:type="dxa"/>
          </w:tcPr>
          <w:p w14:paraId="14DA1B93" w14:textId="2BE3F38C" w:rsidR="007416D7" w:rsidDel="00E43484" w:rsidRDefault="007416D7" w:rsidP="00E43484">
            <w:pPr>
              <w:pStyle w:val="LDHandlungsschritt"/>
              <w:rPr>
                <w:del w:id="34" w:author="Weiss, Sabine (HMKB)" w:date="2026-03-30T13:45:00Z"/>
              </w:rPr>
            </w:pPr>
            <w:del w:id="35" w:author="Weiss, Sabine (HMKB)" w:date="2026-03-30T13:45:00Z">
              <w:r w:rsidDel="00E43484">
                <w:delText xml:space="preserve">Geben Sie im Browser die Internetadresse (URL) </w:delText>
              </w:r>
              <w:r w:rsidRPr="007416D7" w:rsidDel="00E43484">
                <w:rPr>
                  <w:rStyle w:val="LDLink"/>
                </w:rPr>
                <w:delText>https://www.lusd.hessen.de</w:delText>
              </w:r>
              <w:r w:rsidDel="00E43484">
                <w:delText xml:space="preserve"> </w:delText>
              </w:r>
              <w:r w:rsidRPr="00476A2C" w:rsidDel="00E43484">
                <w:delText>ein</w:delText>
              </w:r>
              <w:r w:rsidDel="00E43484">
                <w:delText xml:space="preserve">. Es erscheint </w:delText>
              </w:r>
            </w:del>
            <w:del w:id="36" w:author="Weiss, Sabine (HMKB)" w:date="2026-03-30T09:37:00Z">
              <w:r w:rsidDel="00F2419E">
                <w:delText xml:space="preserve">der Startbildschirm </w:delText>
              </w:r>
            </w:del>
            <w:del w:id="37" w:author="Weiss, Sabine (HMKB)" w:date="2026-03-30T13:45:00Z">
              <w:r w:rsidDel="00E43484">
                <w:delText>der LUSD.</w:delText>
              </w:r>
            </w:del>
          </w:p>
          <w:p w14:paraId="6789D2EC" w14:textId="0425EEEF" w:rsidR="007416D7" w:rsidRPr="005735EC" w:rsidDel="00E43484" w:rsidRDefault="007416D7" w:rsidP="00E43484">
            <w:pPr>
              <w:pStyle w:val="LDHandlungsschritt"/>
              <w:numPr>
                <w:ilvl w:val="0"/>
                <w:numId w:val="0"/>
              </w:numPr>
              <w:ind w:left="284"/>
              <w:rPr>
                <w:del w:id="38" w:author="Weiss, Sabine (HMKB)" w:date="2026-03-30T13:45:00Z"/>
              </w:rPr>
            </w:pPr>
            <w:del w:id="39" w:author="Weiss, Sabine (HMKB)" w:date="2026-03-30T13:45:00Z">
              <w:r w:rsidDel="00E43484">
                <w:delText xml:space="preserve">Um zukünftig einfacher auf die LUSD zugreifen zu können, speichern Sie sich die URL als Favoriten ab. </w:delText>
              </w:r>
            </w:del>
          </w:p>
        </w:tc>
        <w:tc>
          <w:tcPr>
            <w:tcW w:w="1276" w:type="dxa"/>
          </w:tcPr>
          <w:p w14:paraId="38FDB134" w14:textId="04E2213C" w:rsidR="000F5622" w:rsidDel="00E43484" w:rsidRDefault="000F5622" w:rsidP="000F5622">
            <w:pPr>
              <w:pStyle w:val="LDTextinhalt"/>
              <w:rPr>
                <w:del w:id="40" w:author="Weiss, Sabine (HMKB)" w:date="2026-03-30T13:45:00Z"/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del w:id="41" w:author="Weiss, Sabine (HMKB)" w:date="2026-03-30T13:45:00Z">
              <w:r w:rsidRPr="0038102E" w:rsidDel="00E43484">
                <w:rPr>
                  <w:rStyle w:val="SchwacheHervorhebung"/>
                  <w:rFonts w:ascii="Wingdings" w:hAnsi="Wingdings"/>
                  <w:i w:val="0"/>
                  <w:sz w:val="32"/>
                  <w:szCs w:val="32"/>
                </w:rPr>
                <w:delText></w:delText>
              </w:r>
            </w:del>
          </w:p>
          <w:p w14:paraId="2D6DA10B" w14:textId="7221A1D5" w:rsidR="007416D7" w:rsidRPr="0038102E" w:rsidDel="00E43484" w:rsidRDefault="007416D7" w:rsidP="005F6DA5">
            <w:pPr>
              <w:pStyle w:val="LDTextinhalt"/>
              <w:rPr>
                <w:del w:id="42" w:author="Weiss, Sabine (HMKB)" w:date="2026-03-30T13:45:00Z"/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</w:p>
        </w:tc>
      </w:tr>
      <w:tr w:rsidR="007416D7" w:rsidRPr="00D13340" w:rsidDel="00E43484" w14:paraId="5032E4A3" w14:textId="0FEAD7C2" w:rsidTr="000F5622">
        <w:trPr>
          <w:trHeight w:val="775"/>
          <w:del w:id="43" w:author="Weiss, Sabine (HMKB)" w:date="2026-03-30T13:45:00Z"/>
        </w:trPr>
        <w:tc>
          <w:tcPr>
            <w:tcW w:w="1134" w:type="dxa"/>
          </w:tcPr>
          <w:p w14:paraId="78238E74" w14:textId="2932514F" w:rsidR="007416D7" w:rsidRPr="00E10388" w:rsidDel="00E43484" w:rsidRDefault="007416D7" w:rsidP="008C5DC4">
            <w:pPr>
              <w:pStyle w:val="Aufzhlungnummerisch"/>
              <w:ind w:left="0" w:firstLine="0"/>
              <w:rPr>
                <w:del w:id="44" w:author="Weiss, Sabine (HMKB)" w:date="2026-03-30T13:45:00Z"/>
                <w:rStyle w:val="LDMenpunkt"/>
              </w:rPr>
            </w:pPr>
            <w:del w:id="45" w:author="Weiss, Sabine (HMKB)" w:date="2026-03-30T13:45:00Z">
              <w:r w:rsidRPr="00E10388" w:rsidDel="00E43484">
                <w:rPr>
                  <w:rStyle w:val="LDMenpunkt"/>
                </w:rPr>
                <w:delText>LUSD-Startseite</w:delText>
              </w:r>
            </w:del>
          </w:p>
        </w:tc>
        <w:tc>
          <w:tcPr>
            <w:tcW w:w="6379" w:type="dxa"/>
          </w:tcPr>
          <w:p w14:paraId="4FAC2D4F" w14:textId="5439696D" w:rsidR="007416D7" w:rsidDel="00E43484" w:rsidRDefault="007416D7" w:rsidP="00E43484">
            <w:pPr>
              <w:pStyle w:val="LDHandlungsschritt"/>
              <w:rPr>
                <w:del w:id="46" w:author="Weiss, Sabine (HMKB)" w:date="2026-03-30T13:45:00Z"/>
              </w:rPr>
            </w:pPr>
            <w:del w:id="47" w:author="Weiss, Sabine (HMKB)" w:date="2026-03-30T13:45:00Z">
              <w:r w:rsidRPr="005735EC" w:rsidDel="00E43484">
                <w:delText>Melden</w:delText>
              </w:r>
              <w:r w:rsidDel="00E43484">
                <w:delText xml:space="preserve"> Sie sich mit den </w:delText>
              </w:r>
              <w:r w:rsidRPr="00EB1ED7" w:rsidDel="00E43484">
                <w:delText>Erstanmeld</w:delText>
              </w:r>
              <w:r w:rsidDel="00E43484">
                <w:delText xml:space="preserve">edaten in der LUSD an. </w:delText>
              </w:r>
              <w:commentRangeStart w:id="48"/>
              <w:r w:rsidDel="00E43484">
                <w:delText xml:space="preserve">Dies muss im </w:delText>
              </w:r>
              <w:r w:rsidRPr="007416D7" w:rsidDel="00E43484">
                <w:rPr>
                  <w:rStyle w:val="LDwichtigerText"/>
                </w:rPr>
                <w:delText>aktuellen</w:delText>
              </w:r>
              <w:r w:rsidRPr="00EB1ED7" w:rsidDel="00E43484">
                <w:delText xml:space="preserve"> Halbjahr</w:delText>
              </w:r>
              <w:r w:rsidDel="00E43484">
                <w:delText xml:space="preserve"> erfolgen! </w:delText>
              </w:r>
              <w:commentRangeEnd w:id="48"/>
              <w:r w:rsidR="00F2419E" w:rsidDel="00E43484">
                <w:rPr>
                  <w:rStyle w:val="Kommentarzeichen"/>
                  <w:rFonts w:eastAsiaTheme="minorHAnsi" w:cstheme="minorBidi"/>
                  <w:lang w:eastAsia="en-US"/>
                </w:rPr>
                <w:commentReference w:id="48"/>
              </w:r>
            </w:del>
          </w:p>
          <w:tbl>
            <w:tblPr>
              <w:tblW w:w="6521" w:type="dxa"/>
              <w:tblInd w:w="228" w:type="dxa"/>
              <w:tblBorders>
                <w:top w:val="single" w:sz="4" w:space="0" w:color="BFBFBF" w:themeColor="background1" w:themeShade="BF"/>
                <w:bottom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5812"/>
            </w:tblGrid>
            <w:tr w:rsidR="00071C5C" w:rsidDel="00E43484" w14:paraId="675CE26A" w14:textId="5C09B206" w:rsidTr="00071C5C">
              <w:trPr>
                <w:cantSplit/>
                <w:trHeight w:val="284"/>
                <w:del w:id="49" w:author="Weiss, Sabine (HMKB)" w:date="2026-03-30T13:45:00Z"/>
              </w:trPr>
              <w:tc>
                <w:tcPr>
                  <w:tcW w:w="709" w:type="dxa"/>
                </w:tcPr>
                <w:p w14:paraId="4BBA1421" w14:textId="268EC43D" w:rsidR="00071C5C" w:rsidRPr="009B0AA3" w:rsidDel="00E43484" w:rsidRDefault="00071C5C" w:rsidP="00071C5C">
                  <w:pPr>
                    <w:pStyle w:val="LDTextinhalt"/>
                    <w:rPr>
                      <w:del w:id="50" w:author="Weiss, Sabine (HMKB)" w:date="2026-03-30T13:45:00Z"/>
                    </w:rPr>
                  </w:pPr>
                  <w:del w:id="51" w:author="Weiss, Sabine (HMKB)" w:date="2026-03-30T13:45:00Z">
                    <w:r w:rsidDel="00E43484">
                      <w:rPr>
                        <w:noProof/>
                        <w:lang w:eastAsia="de-DE"/>
                      </w:rPr>
                      <w:drawing>
                        <wp:inline distT="0" distB="0" distL="0" distR="0" wp14:anchorId="74249FC0" wp14:editId="3C1172C6">
                          <wp:extent cx="290830" cy="290830"/>
                          <wp:effectExtent l="0" t="0" r="0" b="0"/>
                          <wp:docPr id="4" name="Grafik 4" descr="Symbol Ausrufezeichen rot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8" descr="Symbol Ausrufezeichen rot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90830" cy="2908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del>
                </w:p>
              </w:tc>
              <w:tc>
                <w:tcPr>
                  <w:tcW w:w="5812" w:type="dxa"/>
                  <w:vAlign w:val="center"/>
                </w:tcPr>
                <w:p w14:paraId="0D3785F9" w14:textId="1A73AAC0" w:rsidR="00071C5C" w:rsidRPr="00BE503F" w:rsidDel="00E43484" w:rsidRDefault="00071C5C" w:rsidP="00071C5C">
                  <w:pPr>
                    <w:rPr>
                      <w:del w:id="52" w:author="Weiss, Sabine (HMKB)" w:date="2026-03-30T13:45:00Z"/>
                      <w:rStyle w:val="LDbesonderswichtigerText0"/>
                    </w:rPr>
                  </w:pPr>
                  <w:del w:id="53" w:author="Weiss, Sabine (HMKB)" w:date="2026-03-30T13:45:00Z">
                    <w:r w:rsidRPr="00BE503F" w:rsidDel="00E43484">
                      <w:rPr>
                        <w:rStyle w:val="LDbesonderswichtigerText0"/>
                      </w:rPr>
                      <w:delText>Achtung</w:delText>
                    </w:r>
                  </w:del>
                </w:p>
                <w:p w14:paraId="55CE5342" w14:textId="610A1D0F" w:rsidR="00071C5C" w:rsidRPr="005B257B" w:rsidDel="00E43484" w:rsidRDefault="00071C5C" w:rsidP="00071C5C">
                  <w:pPr>
                    <w:pStyle w:val="LDTextinhalt"/>
                    <w:rPr>
                      <w:del w:id="54" w:author="Weiss, Sabine (HMKB)" w:date="2026-03-30T13:45:00Z"/>
                    </w:rPr>
                  </w:pPr>
                  <w:del w:id="55" w:author="Weiss, Sabine (HMKB)" w:date="2026-03-30T13:45:00Z">
                    <w:r w:rsidRPr="00476A2C" w:rsidDel="00E43484">
                      <w:delText xml:space="preserve">Nach drei Fehlversuchen wird der LUSD-Zugang für </w:delText>
                    </w:r>
                    <w:r w:rsidR="000F5622" w:rsidDel="00E43484">
                      <w:br/>
                    </w:r>
                    <w:r w:rsidRPr="00476A2C" w:rsidDel="00E43484">
                      <w:delText>30 Minuten gesperrt!</w:delText>
                    </w:r>
                  </w:del>
                </w:p>
              </w:tc>
            </w:tr>
          </w:tbl>
          <w:p w14:paraId="79DB22E4" w14:textId="7AFF6765" w:rsidR="007416D7" w:rsidRPr="005735EC" w:rsidDel="00E43484" w:rsidRDefault="007416D7" w:rsidP="00071C5C">
            <w:pPr>
              <w:pStyle w:val="LDTextinhalt"/>
              <w:rPr>
                <w:del w:id="56" w:author="Weiss, Sabine (HMKB)" w:date="2026-03-30T13:45:00Z"/>
              </w:rPr>
            </w:pPr>
          </w:p>
        </w:tc>
        <w:tc>
          <w:tcPr>
            <w:tcW w:w="2211" w:type="dxa"/>
            <w:gridSpan w:val="2"/>
          </w:tcPr>
          <w:p w14:paraId="763D1B8D" w14:textId="18BF01B4" w:rsidR="007416D7" w:rsidDel="00E43484" w:rsidRDefault="007416D7" w:rsidP="005F6DA5">
            <w:pPr>
              <w:pStyle w:val="LDTextinhalt"/>
              <w:rPr>
                <w:del w:id="57" w:author="Weiss, Sabine (HMKB)" w:date="2026-03-30T13:45:00Z"/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del w:id="58" w:author="Weiss, Sabine (HMKB)" w:date="2026-03-30T13:45:00Z">
              <w:r w:rsidRPr="0038102E" w:rsidDel="00E43484">
                <w:rPr>
                  <w:rStyle w:val="SchwacheHervorhebung"/>
                  <w:rFonts w:ascii="Wingdings" w:hAnsi="Wingdings"/>
                  <w:i w:val="0"/>
                  <w:sz w:val="32"/>
                  <w:szCs w:val="32"/>
                </w:rPr>
                <w:delText></w:delText>
              </w:r>
            </w:del>
          </w:p>
          <w:p w14:paraId="66D68ED8" w14:textId="72B11E78" w:rsidR="00071C5C" w:rsidRPr="00071C5C" w:rsidDel="00E43484" w:rsidRDefault="00071C5C" w:rsidP="00071C5C">
            <w:pPr>
              <w:rPr>
                <w:del w:id="59" w:author="Weiss, Sabine (HMKB)" w:date="2026-03-30T13:45:00Z"/>
              </w:rPr>
            </w:pPr>
          </w:p>
        </w:tc>
      </w:tr>
    </w:tbl>
    <w:p w14:paraId="57E8C82F" w14:textId="53DDE8C5" w:rsidR="00071C5C" w:rsidDel="00E43484" w:rsidRDefault="00071C5C" w:rsidP="008C5DC4">
      <w:pPr>
        <w:pStyle w:val="Aufzhlungnummerisch"/>
        <w:ind w:left="0" w:firstLine="0"/>
        <w:rPr>
          <w:del w:id="60" w:author="Weiss, Sabine (HMKB)" w:date="2026-03-30T13:42:00Z"/>
          <w:rStyle w:val="LDMenpunkt"/>
        </w:rPr>
        <w:sectPr w:rsidR="00071C5C" w:rsidDel="00E43484" w:rsidSect="000F5622">
          <w:footerReference w:type="default" r:id="rId17"/>
          <w:footerReference w:type="first" r:id="rId18"/>
          <w:pgSz w:w="11906" w:h="16838"/>
          <w:pgMar w:top="1134" w:right="992" w:bottom="1106" w:left="1418" w:header="425" w:footer="709" w:gutter="0"/>
          <w:cols w:space="708"/>
          <w:docGrid w:linePitch="360"/>
        </w:sectPr>
      </w:pPr>
    </w:p>
    <w:tbl>
      <w:tblPr>
        <w:tblW w:w="10008" w:type="dxa"/>
        <w:tblInd w:w="57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PrChange w:id="61" w:author="Weiss, Sabine (HMKB)" w:date="2026-03-30T13:51:00Z">
          <w:tblPr>
            <w:tblW w:w="10008" w:type="dxa"/>
            <w:tblInd w:w="57" w:type="dxa"/>
            <w:tblBorders>
              <w:top w:val="single" w:sz="4" w:space="0" w:color="808080" w:themeColor="background1" w:themeShade="80"/>
              <w:bottom w:val="single" w:sz="4" w:space="0" w:color="808080" w:themeColor="background1" w:themeShade="80"/>
              <w:insideH w:val="single" w:sz="4" w:space="0" w:color="808080" w:themeColor="background1" w:themeShade="80"/>
              <w:insideV w:val="single" w:sz="4" w:space="0" w:color="808080" w:themeColor="background1" w:themeShade="80"/>
            </w:tblBorders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28"/>
        <w:gridCol w:w="7228"/>
        <w:gridCol w:w="852"/>
        <w:tblGridChange w:id="62">
          <w:tblGrid>
            <w:gridCol w:w="1928"/>
            <w:gridCol w:w="7228"/>
            <w:gridCol w:w="1"/>
            <w:gridCol w:w="764"/>
            <w:gridCol w:w="87"/>
          </w:tblGrid>
        </w:tblGridChange>
      </w:tblGrid>
      <w:tr w:rsidR="00071C5C" w:rsidRPr="00D16911" w14:paraId="2DBC9559" w14:textId="77777777" w:rsidTr="00E43484">
        <w:trPr>
          <w:trHeight w:val="281"/>
          <w:trPrChange w:id="63" w:author="Weiss, Sabine (HMKB)" w:date="2026-03-30T13:51:00Z">
            <w:trPr>
              <w:trHeight w:val="281"/>
            </w:trPr>
          </w:trPrChange>
        </w:trPr>
        <w:tc>
          <w:tcPr>
            <w:tcW w:w="1928" w:type="dxa"/>
            <w:shd w:val="clear" w:color="auto" w:fill="F2F2F2" w:themeFill="background1" w:themeFillShade="F2"/>
            <w:vAlign w:val="center"/>
            <w:tcPrChange w:id="64" w:author="Weiss, Sabine (HMKB)" w:date="2026-03-30T13:51:00Z">
              <w:tcPr>
                <w:tcW w:w="1928" w:type="dxa"/>
                <w:shd w:val="clear" w:color="auto" w:fill="F2F2F2" w:themeFill="background1" w:themeFillShade="F2"/>
                <w:vAlign w:val="center"/>
              </w:tcPr>
            </w:tcPrChange>
          </w:tcPr>
          <w:p w14:paraId="3651474A" w14:textId="423A6D40" w:rsidR="00071C5C" w:rsidRPr="00D16911" w:rsidRDefault="00071C5C" w:rsidP="004C27DB">
            <w:pPr>
              <w:pStyle w:val="LDAbsatznachberschrift"/>
              <w:rPr>
                <w:rStyle w:val="LDBereichTabelle"/>
              </w:rPr>
            </w:pPr>
            <w:r>
              <w:rPr>
                <w:rStyle w:val="LDBereichTabelle"/>
              </w:rPr>
              <w:lastRenderedPageBreak/>
              <w:t>LUSD-</w:t>
            </w:r>
            <w:r w:rsidRPr="00D16911">
              <w:rPr>
                <w:rStyle w:val="LDBereichTabelle"/>
              </w:rPr>
              <w:t>Webseite</w:t>
            </w:r>
          </w:p>
        </w:tc>
        <w:tc>
          <w:tcPr>
            <w:tcW w:w="7228" w:type="dxa"/>
            <w:shd w:val="clear" w:color="auto" w:fill="F2F2F2" w:themeFill="background1" w:themeFillShade="F2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  <w:tcPrChange w:id="65" w:author="Weiss, Sabine (HMKB)" w:date="2026-03-30T13:51:00Z">
              <w:tcPr>
                <w:tcW w:w="7229" w:type="dxa"/>
                <w:gridSpan w:val="2"/>
                <w:shd w:val="clear" w:color="auto" w:fill="F2F2F2" w:themeFill="background1" w:themeFillShade="F2"/>
                <w:tcMar>
                  <w:top w:w="105" w:type="dxa"/>
                  <w:left w:w="105" w:type="dxa"/>
                  <w:bottom w:w="105" w:type="dxa"/>
                  <w:right w:w="105" w:type="dxa"/>
                </w:tcMar>
                <w:vAlign w:val="center"/>
                <w:hideMark/>
              </w:tcPr>
            </w:tcPrChange>
          </w:tcPr>
          <w:p w14:paraId="67289F79" w14:textId="77777777" w:rsidR="00071C5C" w:rsidRPr="00D16911" w:rsidRDefault="00071C5C" w:rsidP="004C27DB">
            <w:pPr>
              <w:pStyle w:val="LDAbsatznachberschrift"/>
              <w:rPr>
                <w:rStyle w:val="LDBereichTabelle"/>
              </w:rPr>
            </w:pPr>
            <w:r w:rsidRPr="00D16911">
              <w:rPr>
                <w:rStyle w:val="LDBereichTabelle"/>
              </w:rPr>
              <w:t>Arbeitsschritt</w:t>
            </w:r>
          </w:p>
        </w:tc>
        <w:tc>
          <w:tcPr>
            <w:tcW w:w="852" w:type="dxa"/>
            <w:shd w:val="clear" w:color="auto" w:fill="F2F2F2" w:themeFill="background1" w:themeFillShade="F2"/>
            <w:vAlign w:val="center"/>
            <w:tcPrChange w:id="66" w:author="Weiss, Sabine (HMKB)" w:date="2026-03-30T13:51:00Z">
              <w:tcPr>
                <w:tcW w:w="851" w:type="dxa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1C7ACAA3" w14:textId="77777777" w:rsidR="00071C5C" w:rsidRPr="00D16911" w:rsidRDefault="00071C5C" w:rsidP="004C27DB">
            <w:pPr>
              <w:pStyle w:val="LDAbsatznachberschrift"/>
              <w:rPr>
                <w:rStyle w:val="LDBereichTabelle"/>
              </w:rPr>
            </w:pPr>
            <w:r w:rsidRPr="00D16911">
              <w:rPr>
                <w:rStyle w:val="LDBereichTabelle"/>
              </w:rPr>
              <w:t>erledigt</w:t>
            </w:r>
          </w:p>
        </w:tc>
      </w:tr>
      <w:tr w:rsidR="00E43484" w:rsidRPr="00D13340" w14:paraId="77C93B93" w14:textId="77777777" w:rsidTr="00E43484">
        <w:trPr>
          <w:trHeight w:val="775"/>
          <w:ins w:id="67" w:author="Weiss, Sabine (HMKB)" w:date="2026-03-30T13:43:00Z"/>
          <w:trPrChange w:id="68" w:author="Weiss, Sabine (HMKB)" w:date="2026-03-30T13:51:00Z">
            <w:trPr>
              <w:gridAfter w:val="0"/>
              <w:wAfter w:w="87" w:type="dxa"/>
              <w:trHeight w:val="775"/>
            </w:trPr>
          </w:trPrChange>
        </w:trPr>
        <w:tc>
          <w:tcPr>
            <w:tcW w:w="1928" w:type="dxa"/>
            <w:tcPrChange w:id="69" w:author="Weiss, Sabine (HMKB)" w:date="2026-03-30T13:51:00Z">
              <w:tcPr>
                <w:tcW w:w="1928" w:type="dxa"/>
              </w:tcPr>
            </w:tcPrChange>
          </w:tcPr>
          <w:p w14:paraId="71874E42" w14:textId="77777777" w:rsidR="00E43484" w:rsidRPr="00E10388" w:rsidRDefault="00E43484" w:rsidP="008C5DC4">
            <w:pPr>
              <w:pStyle w:val="Aufzhlungnummerisch"/>
              <w:ind w:left="0" w:firstLine="0"/>
              <w:rPr>
                <w:ins w:id="70" w:author="Weiss, Sabine (HMKB)" w:date="2026-03-30T13:43:00Z"/>
                <w:rStyle w:val="LDMenpunkt"/>
              </w:rPr>
            </w:pPr>
          </w:p>
        </w:tc>
        <w:tc>
          <w:tcPr>
            <w:tcW w:w="7228" w:type="dxa"/>
            <w:tcPrChange w:id="71" w:author="Weiss, Sabine (HMKB)" w:date="2026-03-30T13:51:00Z">
              <w:tcPr>
                <w:tcW w:w="7229" w:type="dxa"/>
                <w:gridSpan w:val="2"/>
              </w:tcPr>
            </w:tcPrChange>
          </w:tcPr>
          <w:p w14:paraId="66FCAA69" w14:textId="77777777" w:rsidR="00E43484" w:rsidRPr="00E43484" w:rsidRDefault="00E43484" w:rsidP="00E43484">
            <w:pPr>
              <w:pStyle w:val="LDHandlungsschritt"/>
              <w:rPr>
                <w:ins w:id="72" w:author="Weiss, Sabine (HMKB)" w:date="2026-03-30T13:43:00Z"/>
              </w:rPr>
              <w:pPrChange w:id="73" w:author="Weiss, Sabine (HMKB)" w:date="2026-03-30T14:02:00Z">
                <w:pPr>
                  <w:pStyle w:val="LDHandlungsschritt"/>
                  <w:numPr>
                    <w:numId w:val="29"/>
                  </w:numPr>
                </w:pPr>
              </w:pPrChange>
            </w:pPr>
            <w:ins w:id="74" w:author="Weiss, Sabine (HMKB)" w:date="2026-03-30T13:43:00Z">
              <w:r w:rsidRPr="00E43484">
                <w:t xml:space="preserve">Geben Sie im Browser die Internetadresse (URL) </w:t>
              </w:r>
              <w:r w:rsidRPr="00E43484">
                <w:rPr>
                  <w:rPrChange w:id="75" w:author="Weiss, Sabine (HMKB)" w:date="2026-03-30T13:58:00Z">
                    <w:rPr>
                      <w:rStyle w:val="LDLink"/>
                      <w:color w:val="auto"/>
                      <w:u w:val="none"/>
                    </w:rPr>
                  </w:rPrChange>
                </w:rPr>
                <w:t>https://w</w:t>
              </w:r>
              <w:r w:rsidRPr="00E43484">
                <w:rPr>
                  <w:rStyle w:val="LDLink"/>
                  <w:color w:val="auto"/>
                  <w:u w:val="none"/>
                </w:rPr>
                <w:t>ww.lusd.hessen.de</w:t>
              </w:r>
              <w:r w:rsidRPr="00E43484">
                <w:t xml:space="preserve"> ein. Es erscheint die Anmeldeseite</w:t>
              </w:r>
              <w:r w:rsidRPr="00E43484">
                <w:t xml:space="preserve"> </w:t>
              </w:r>
              <w:r w:rsidRPr="00E43484">
                <w:t>der LUSD.</w:t>
              </w:r>
            </w:ins>
          </w:p>
          <w:p w14:paraId="6ED24006" w14:textId="06227D4D" w:rsidR="00E43484" w:rsidRPr="005735EC" w:rsidRDefault="00E43484" w:rsidP="00E43484">
            <w:pPr>
              <w:pStyle w:val="LDHandlungsschritt"/>
              <w:rPr>
                <w:ins w:id="76" w:author="Weiss, Sabine (HMKB)" w:date="2026-03-30T13:43:00Z"/>
              </w:rPr>
            </w:pPr>
            <w:ins w:id="77" w:author="Weiss, Sabine (HMKB)" w:date="2026-03-30T13:43:00Z">
              <w:r w:rsidRPr="00E43484">
                <w:t>Um zukünftig einfacher auf die LUSD zugreifen zu können, speichern</w:t>
              </w:r>
              <w:r>
                <w:t xml:space="preserve"> Sie sich die URL als Favoriten ab.</w:t>
              </w:r>
            </w:ins>
          </w:p>
        </w:tc>
        <w:tc>
          <w:tcPr>
            <w:tcW w:w="852" w:type="dxa"/>
            <w:tcPrChange w:id="78" w:author="Weiss, Sabine (HMKB)" w:date="2026-03-30T13:51:00Z">
              <w:tcPr>
                <w:tcW w:w="764" w:type="dxa"/>
              </w:tcPr>
            </w:tcPrChange>
          </w:tcPr>
          <w:p w14:paraId="22B67778" w14:textId="77777777" w:rsidR="00E43484" w:rsidRDefault="00E43484" w:rsidP="00E43484">
            <w:pPr>
              <w:pStyle w:val="LDTextinhalt"/>
              <w:rPr>
                <w:ins w:id="79" w:author="Weiss, Sabine (HMKB)" w:date="2026-03-30T13:43:00Z"/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ins w:id="80" w:author="Weiss, Sabine (HMKB)" w:date="2026-03-30T13:43:00Z">
              <w:r w:rsidRPr="0038102E">
                <w:rPr>
                  <w:rStyle w:val="SchwacheHervorhebung"/>
                  <w:rFonts w:ascii="Wingdings" w:hAnsi="Wingdings"/>
                  <w:i w:val="0"/>
                  <w:sz w:val="32"/>
                  <w:szCs w:val="32"/>
                </w:rPr>
                <w:t></w:t>
              </w:r>
            </w:ins>
          </w:p>
          <w:p w14:paraId="12EF0CC2" w14:textId="77777777" w:rsidR="00E43484" w:rsidRPr="0038102E" w:rsidRDefault="00E43484" w:rsidP="005F6DA5">
            <w:pPr>
              <w:pStyle w:val="LDTextinhalt"/>
              <w:rPr>
                <w:ins w:id="81" w:author="Weiss, Sabine (HMKB)" w:date="2026-03-30T13:43:00Z"/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</w:p>
        </w:tc>
      </w:tr>
      <w:tr w:rsidR="00E43484" w:rsidRPr="00D13340" w14:paraId="7EEDD7D7" w14:textId="77777777" w:rsidTr="00E43484">
        <w:trPr>
          <w:trHeight w:val="775"/>
          <w:ins w:id="82" w:author="Weiss, Sabine (HMKB)" w:date="2026-03-30T13:43:00Z"/>
          <w:trPrChange w:id="83" w:author="Weiss, Sabine (HMKB)" w:date="2026-03-30T13:51:00Z">
            <w:trPr>
              <w:gridAfter w:val="0"/>
              <w:wAfter w:w="87" w:type="dxa"/>
              <w:trHeight w:val="775"/>
            </w:trPr>
          </w:trPrChange>
        </w:trPr>
        <w:tc>
          <w:tcPr>
            <w:tcW w:w="1928" w:type="dxa"/>
            <w:tcPrChange w:id="84" w:author="Weiss, Sabine (HMKB)" w:date="2026-03-30T13:51:00Z">
              <w:tcPr>
                <w:tcW w:w="1928" w:type="dxa"/>
              </w:tcPr>
            </w:tcPrChange>
          </w:tcPr>
          <w:p w14:paraId="737FBBA6" w14:textId="42C27272" w:rsidR="00E43484" w:rsidRPr="00E10388" w:rsidRDefault="00E43484" w:rsidP="008C5DC4">
            <w:pPr>
              <w:pStyle w:val="Aufzhlungnummerisch"/>
              <w:ind w:left="0" w:firstLine="0"/>
              <w:rPr>
                <w:ins w:id="85" w:author="Weiss, Sabine (HMKB)" w:date="2026-03-30T13:43:00Z"/>
                <w:rStyle w:val="LDMenpunkt"/>
              </w:rPr>
            </w:pPr>
            <w:ins w:id="86" w:author="Weiss, Sabine (HMKB)" w:date="2026-03-30T13:44:00Z">
              <w:r w:rsidRPr="00E10388">
                <w:rPr>
                  <w:rStyle w:val="LDMenpunkt"/>
                </w:rPr>
                <w:t>LUSD-</w:t>
              </w:r>
              <w:r>
                <w:rPr>
                  <w:rStyle w:val="LDMenpunkt"/>
                </w:rPr>
                <w:t>Anmeldeseite</w:t>
              </w:r>
            </w:ins>
          </w:p>
        </w:tc>
        <w:tc>
          <w:tcPr>
            <w:tcW w:w="7228" w:type="dxa"/>
            <w:tcPrChange w:id="87" w:author="Weiss, Sabine (HMKB)" w:date="2026-03-30T13:51:00Z">
              <w:tcPr>
                <w:tcW w:w="7229" w:type="dxa"/>
                <w:gridSpan w:val="2"/>
              </w:tcPr>
            </w:tcPrChange>
          </w:tcPr>
          <w:p w14:paraId="19E9954A" w14:textId="77777777" w:rsidR="00E43484" w:rsidRDefault="00E43484" w:rsidP="00E43484">
            <w:pPr>
              <w:pStyle w:val="LDHandlungsschritt"/>
              <w:rPr>
                <w:ins w:id="88" w:author="Weiss, Sabine (HMKB)" w:date="2026-03-30T13:44:00Z"/>
              </w:rPr>
              <w:pPrChange w:id="89" w:author="Weiss, Sabine (HMKB)" w:date="2026-03-30T14:02:00Z">
                <w:pPr>
                  <w:pStyle w:val="LDHandlungsschritt"/>
                  <w:numPr>
                    <w:numId w:val="30"/>
                  </w:numPr>
                </w:pPr>
              </w:pPrChange>
            </w:pPr>
            <w:ins w:id="90" w:author="Weiss, Sabine (HMKB)" w:date="2026-03-30T13:44:00Z">
              <w:r w:rsidRPr="005735EC">
                <w:t>Melden</w:t>
              </w:r>
              <w:r>
                <w:t xml:space="preserve"> Sie </w:t>
              </w:r>
              <w:r w:rsidRPr="00E43484">
                <w:t xml:space="preserve">sich mit den Erstanmeldedaten in der LUSD an. </w:t>
              </w:r>
              <w:commentRangeStart w:id="91"/>
              <w:r w:rsidRPr="00E43484">
                <w:t>Dies muss im</w:t>
              </w:r>
              <w:r>
                <w:t xml:space="preserve"> </w:t>
              </w:r>
              <w:r w:rsidRPr="007416D7">
                <w:rPr>
                  <w:rStyle w:val="LDwichtigerText"/>
                </w:rPr>
                <w:t>aktuellen</w:t>
              </w:r>
              <w:r w:rsidRPr="00EB1ED7">
                <w:t xml:space="preserve"> Halbjahr</w:t>
              </w:r>
              <w:r>
                <w:t xml:space="preserve"> erfolgen! </w:t>
              </w:r>
              <w:commentRangeEnd w:id="91"/>
              <w:r>
                <w:rPr>
                  <w:rStyle w:val="Kommentarzeichen"/>
                  <w:rFonts w:eastAsiaTheme="minorHAnsi" w:cstheme="minorBidi"/>
                  <w:lang w:eastAsia="en-US"/>
                </w:rPr>
                <w:commentReference w:id="91"/>
              </w:r>
            </w:ins>
          </w:p>
          <w:tbl>
            <w:tblPr>
              <w:tblW w:w="6521" w:type="dxa"/>
              <w:tblInd w:w="228" w:type="dxa"/>
              <w:tblBorders>
                <w:top w:val="single" w:sz="4" w:space="0" w:color="BFBFBF" w:themeColor="background1" w:themeShade="BF"/>
                <w:bottom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5812"/>
            </w:tblGrid>
            <w:tr w:rsidR="00E43484" w14:paraId="0FBBE7FD" w14:textId="77777777" w:rsidTr="000E4853">
              <w:trPr>
                <w:cantSplit/>
                <w:trHeight w:val="284"/>
                <w:ins w:id="92" w:author="Weiss, Sabine (HMKB)" w:date="2026-03-30T13:44:00Z"/>
              </w:trPr>
              <w:tc>
                <w:tcPr>
                  <w:tcW w:w="709" w:type="dxa"/>
                </w:tcPr>
                <w:p w14:paraId="3110FFBE" w14:textId="77777777" w:rsidR="00E43484" w:rsidRPr="009B0AA3" w:rsidRDefault="00E43484" w:rsidP="00E43484">
                  <w:pPr>
                    <w:pStyle w:val="LDTextinhalt"/>
                    <w:rPr>
                      <w:ins w:id="93" w:author="Weiss, Sabine (HMKB)" w:date="2026-03-30T13:44:00Z"/>
                    </w:rPr>
                  </w:pPr>
                  <w:ins w:id="94" w:author="Weiss, Sabine (HMKB)" w:date="2026-03-30T13:44:00Z"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36BF7B80" wp14:editId="6AF1A5E1">
                          <wp:extent cx="290830" cy="290830"/>
                          <wp:effectExtent l="0" t="0" r="0" b="0"/>
                          <wp:docPr id="12" name="Grafik 12" descr="Symbol Ausrufezeichen rot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8" descr="Symbol Ausrufezeichen rot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90830" cy="2908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ins>
                </w:p>
              </w:tc>
              <w:tc>
                <w:tcPr>
                  <w:tcW w:w="5812" w:type="dxa"/>
                  <w:vAlign w:val="center"/>
                </w:tcPr>
                <w:p w14:paraId="742FEDEB" w14:textId="77777777" w:rsidR="00E43484" w:rsidRPr="00BE503F" w:rsidRDefault="00E43484" w:rsidP="00E43484">
                  <w:pPr>
                    <w:rPr>
                      <w:ins w:id="95" w:author="Weiss, Sabine (HMKB)" w:date="2026-03-30T13:44:00Z"/>
                      <w:rStyle w:val="LDbesonderswichtigerText0"/>
                    </w:rPr>
                  </w:pPr>
                  <w:ins w:id="96" w:author="Weiss, Sabine (HMKB)" w:date="2026-03-30T13:44:00Z">
                    <w:r w:rsidRPr="00BE503F">
                      <w:rPr>
                        <w:rStyle w:val="LDbesonderswichtigerText0"/>
                      </w:rPr>
                      <w:t>Achtung</w:t>
                    </w:r>
                  </w:ins>
                </w:p>
                <w:p w14:paraId="6DC73EAA" w14:textId="77777777" w:rsidR="00E43484" w:rsidRPr="005B257B" w:rsidRDefault="00E43484" w:rsidP="00E43484">
                  <w:pPr>
                    <w:pStyle w:val="LDTextinhalt"/>
                    <w:rPr>
                      <w:ins w:id="97" w:author="Weiss, Sabine (HMKB)" w:date="2026-03-30T13:44:00Z"/>
                    </w:rPr>
                  </w:pPr>
                  <w:ins w:id="98" w:author="Weiss, Sabine (HMKB)" w:date="2026-03-30T13:44:00Z">
                    <w:r w:rsidRPr="00476A2C">
                      <w:t xml:space="preserve">Nach drei Fehlversuchen wird der LUSD-Zugang für </w:t>
                    </w:r>
                    <w:r>
                      <w:br/>
                    </w:r>
                    <w:r w:rsidRPr="00476A2C">
                      <w:t>30 Minuten gesperrt!</w:t>
                    </w:r>
                  </w:ins>
                </w:p>
              </w:tc>
            </w:tr>
          </w:tbl>
          <w:p w14:paraId="064EB55C" w14:textId="77777777" w:rsidR="00E43484" w:rsidRPr="005735EC" w:rsidRDefault="00E43484" w:rsidP="00E43484">
            <w:pPr>
              <w:pStyle w:val="LDHandlungsschritt"/>
              <w:numPr>
                <w:ilvl w:val="0"/>
                <w:numId w:val="0"/>
              </w:numPr>
              <w:ind w:left="993"/>
              <w:rPr>
                <w:ins w:id="99" w:author="Weiss, Sabine (HMKB)" w:date="2026-03-30T13:43:00Z"/>
              </w:rPr>
              <w:pPrChange w:id="100" w:author="Weiss, Sabine (HMKB)" w:date="2026-03-30T14:02:00Z">
                <w:pPr>
                  <w:pStyle w:val="LDHandlungsschritt"/>
                </w:pPr>
              </w:pPrChange>
            </w:pPr>
          </w:p>
        </w:tc>
        <w:tc>
          <w:tcPr>
            <w:tcW w:w="852" w:type="dxa"/>
            <w:tcPrChange w:id="101" w:author="Weiss, Sabine (HMKB)" w:date="2026-03-30T13:51:00Z">
              <w:tcPr>
                <w:tcW w:w="764" w:type="dxa"/>
              </w:tcPr>
            </w:tcPrChange>
          </w:tcPr>
          <w:p w14:paraId="52B0FACF" w14:textId="77777777" w:rsidR="00E43484" w:rsidRDefault="00E43484" w:rsidP="00E43484">
            <w:pPr>
              <w:pStyle w:val="LDTextinhalt"/>
              <w:rPr>
                <w:ins w:id="102" w:author="Weiss, Sabine (HMKB)" w:date="2026-03-30T13:44:00Z"/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ins w:id="103" w:author="Weiss, Sabine (HMKB)" w:date="2026-03-30T13:44:00Z">
              <w:r w:rsidRPr="0038102E">
                <w:rPr>
                  <w:rStyle w:val="SchwacheHervorhebung"/>
                  <w:rFonts w:ascii="Wingdings" w:hAnsi="Wingdings"/>
                  <w:i w:val="0"/>
                  <w:sz w:val="32"/>
                  <w:szCs w:val="32"/>
                </w:rPr>
                <w:t></w:t>
              </w:r>
            </w:ins>
          </w:p>
          <w:p w14:paraId="14904D30" w14:textId="77777777" w:rsidR="00E43484" w:rsidRPr="0038102E" w:rsidRDefault="00E43484" w:rsidP="005F6DA5">
            <w:pPr>
              <w:pStyle w:val="LDTextinhalt"/>
              <w:rPr>
                <w:ins w:id="104" w:author="Weiss, Sabine (HMKB)" w:date="2026-03-30T13:43:00Z"/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</w:p>
        </w:tc>
      </w:tr>
      <w:tr w:rsidR="00071C5C" w:rsidRPr="00D13340" w14:paraId="6AF4D72A" w14:textId="77777777" w:rsidTr="00E43484">
        <w:trPr>
          <w:trHeight w:val="775"/>
          <w:trPrChange w:id="105" w:author="Weiss, Sabine (HMKB)" w:date="2026-03-30T13:51:00Z">
            <w:trPr>
              <w:gridAfter w:val="0"/>
              <w:wAfter w:w="87" w:type="dxa"/>
              <w:trHeight w:val="775"/>
            </w:trPr>
          </w:trPrChange>
        </w:trPr>
        <w:tc>
          <w:tcPr>
            <w:tcW w:w="1928" w:type="dxa"/>
            <w:vMerge w:val="restart"/>
            <w:tcPrChange w:id="106" w:author="Weiss, Sabine (HMKB)" w:date="2026-03-30T13:51:00Z">
              <w:tcPr>
                <w:tcW w:w="1928" w:type="dxa"/>
                <w:vMerge w:val="restart"/>
              </w:tcPr>
            </w:tcPrChange>
          </w:tcPr>
          <w:p w14:paraId="468CBA61" w14:textId="275E237E" w:rsidR="00071C5C" w:rsidRPr="00E10388" w:rsidRDefault="00071C5C" w:rsidP="008C5DC4">
            <w:pPr>
              <w:pStyle w:val="Aufzhlungnummerisch"/>
              <w:ind w:left="0" w:firstLine="0"/>
              <w:rPr>
                <w:rStyle w:val="LDMenpunkt"/>
              </w:rPr>
            </w:pPr>
            <w:r w:rsidRPr="00E10388">
              <w:rPr>
                <w:rStyle w:val="LDMenpunkt"/>
              </w:rPr>
              <w:t>LUSD-</w:t>
            </w:r>
            <w:del w:id="107" w:author="Weiss, Sabine (HMKB)" w:date="2026-03-30T09:39:00Z">
              <w:r w:rsidRPr="00E10388" w:rsidDel="00513D3B">
                <w:rPr>
                  <w:rStyle w:val="LDMenpunkt"/>
                </w:rPr>
                <w:delText>Startseite</w:delText>
              </w:r>
            </w:del>
            <w:ins w:id="108" w:author="Weiss, Sabine (HMKB)" w:date="2026-03-30T09:39:00Z">
              <w:r w:rsidR="00513D3B">
                <w:rPr>
                  <w:rStyle w:val="LDMenpunkt"/>
                </w:rPr>
                <w:t>Anmeldeseite</w:t>
              </w:r>
            </w:ins>
          </w:p>
        </w:tc>
        <w:tc>
          <w:tcPr>
            <w:tcW w:w="7228" w:type="dxa"/>
            <w:tcPrChange w:id="109" w:author="Weiss, Sabine (HMKB)" w:date="2026-03-30T13:51:00Z">
              <w:tcPr>
                <w:tcW w:w="7229" w:type="dxa"/>
                <w:gridSpan w:val="2"/>
              </w:tcPr>
            </w:tcPrChange>
          </w:tcPr>
          <w:p w14:paraId="0755BCA2" w14:textId="37D6A709" w:rsidR="00071C5C" w:rsidRDefault="00071C5C" w:rsidP="00E43484">
            <w:pPr>
              <w:pStyle w:val="LDHandlungsschritt"/>
            </w:pPr>
            <w:r w:rsidRPr="005735EC">
              <w:t>Ändern</w:t>
            </w:r>
            <w:r>
              <w:t xml:space="preserve"> Sie das </w:t>
            </w:r>
            <w:r w:rsidR="000F5622">
              <w:t xml:space="preserve">Passwort der Erstanmeldung auf </w:t>
            </w:r>
            <w:r>
              <w:t xml:space="preserve">ein eigenes </w:t>
            </w:r>
            <w:r w:rsidRPr="00EB1ED7">
              <w:t>Passwort</w:t>
            </w:r>
            <w:r>
              <w:t>.</w:t>
            </w:r>
            <w:r w:rsidRPr="00EB1ED7">
              <w:t xml:space="preserve"> </w:t>
            </w:r>
            <w:r w:rsidRPr="00071C5C">
              <w:rPr>
                <w:rStyle w:val="LDbesonderswichtigerText0"/>
              </w:rPr>
              <w:t>Bitte Passwort unbedingt merken</w:t>
            </w:r>
            <w:r w:rsidRPr="00071C5C">
              <w:t>!</w:t>
            </w:r>
          </w:p>
          <w:tbl>
            <w:tblPr>
              <w:tblW w:w="6521" w:type="dxa"/>
              <w:tblInd w:w="228" w:type="dxa"/>
              <w:tblBorders>
                <w:top w:val="single" w:sz="4" w:space="0" w:color="BFBFBF" w:themeColor="background1" w:themeShade="BF"/>
                <w:bottom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5812"/>
            </w:tblGrid>
            <w:tr w:rsidR="00071C5C" w14:paraId="6FDE84CA" w14:textId="77777777" w:rsidTr="004C27DB">
              <w:trPr>
                <w:cantSplit/>
                <w:trHeight w:val="284"/>
              </w:trPr>
              <w:tc>
                <w:tcPr>
                  <w:tcW w:w="709" w:type="dxa"/>
                </w:tcPr>
                <w:p w14:paraId="50D71494" w14:textId="6AB6B97C" w:rsidR="00071C5C" w:rsidRPr="009B0AA3" w:rsidRDefault="00071C5C" w:rsidP="00071C5C">
                  <w:pPr>
                    <w:pStyle w:val="LDTextinhalt"/>
                  </w:pPr>
                  <w:r>
                    <w:rPr>
                      <w:noProof/>
                      <w:lang w:eastAsia="de-DE"/>
                    </w:rPr>
                    <w:drawing>
                      <wp:inline distT="0" distB="0" distL="0" distR="0" wp14:anchorId="7EF6B5B7" wp14:editId="59A62E5B">
                        <wp:extent cx="288000" cy="288000"/>
                        <wp:effectExtent l="0" t="0" r="0" b="0"/>
                        <wp:docPr id="33" name="Grafik 151" descr="Symbol Info zur Programmbedienu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" name="Grafik 151" descr="Symbol Info zur Programmbedienu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8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12" w:type="dxa"/>
                  <w:vAlign w:val="center"/>
                </w:tcPr>
                <w:p w14:paraId="7EBFACAD" w14:textId="77777777" w:rsidR="00071C5C" w:rsidRPr="001927C1" w:rsidRDefault="00071C5C" w:rsidP="00071C5C">
                  <w:pPr>
                    <w:pStyle w:val="LDTextinhalt"/>
                    <w:rPr>
                      <w:rStyle w:val="hervorhebunggrn"/>
                    </w:rPr>
                  </w:pPr>
                  <w:r w:rsidRPr="001927C1">
                    <w:rPr>
                      <w:rStyle w:val="hervorhebunggrn"/>
                    </w:rPr>
                    <w:t>Das Passwort muss mindestens …</w:t>
                  </w:r>
                </w:p>
                <w:p w14:paraId="6AD0964E" w14:textId="77777777" w:rsidR="00071C5C" w:rsidRPr="008D207A" w:rsidRDefault="00071C5C" w:rsidP="00071C5C">
                  <w:pPr>
                    <w:pStyle w:val="Aufzhlungbndig"/>
                  </w:pPr>
                  <w:r w:rsidRPr="008D207A">
                    <w:t>8 Zeichen lang</w:t>
                  </w:r>
                  <w:r>
                    <w:t xml:space="preserve"> sein (je mehr, desto sicherer).</w:t>
                  </w:r>
                </w:p>
                <w:p w14:paraId="5F230D6B" w14:textId="0C2D8D41" w:rsidR="00071C5C" w:rsidRPr="008D207A" w:rsidRDefault="00071C5C" w:rsidP="00071C5C">
                  <w:pPr>
                    <w:pStyle w:val="Aufzhlungbndig"/>
                  </w:pPr>
                  <w:r w:rsidRPr="008D207A">
                    <w:t>ein</w:t>
                  </w:r>
                  <w:r>
                    <w:t xml:space="preserve">e Ziffer </w:t>
                  </w:r>
                  <w:r w:rsidR="006F7189" w:rsidRPr="008D207A">
                    <w:t>enthalten</w:t>
                  </w:r>
                  <w:r w:rsidR="006F7189">
                    <w:t xml:space="preserve"> </w:t>
                  </w:r>
                  <w:r>
                    <w:t>(0123456789).</w:t>
                  </w:r>
                </w:p>
                <w:p w14:paraId="5EC6AF0A" w14:textId="458F1948" w:rsidR="00071C5C" w:rsidRPr="008D207A" w:rsidRDefault="00071C5C" w:rsidP="00071C5C">
                  <w:pPr>
                    <w:pStyle w:val="Aufzhlungbndig"/>
                  </w:pPr>
                  <w:r w:rsidRPr="008D207A">
                    <w:t>einen Buchstaben enthalten</w:t>
                  </w:r>
                  <w:r>
                    <w:t xml:space="preserve"> </w:t>
                  </w:r>
                  <w:r>
                    <w:br/>
                    <w:t>(a-z, A-Z, ä, ö, ü, Ä, Ö, Ü, ß).</w:t>
                  </w:r>
                </w:p>
                <w:p w14:paraId="0736056D" w14:textId="371FCAC4" w:rsidR="00071C5C" w:rsidRPr="00071C5C" w:rsidRDefault="000F5622" w:rsidP="00071C5C">
                  <w:pPr>
                    <w:pStyle w:val="Aufzhlungbndig"/>
                  </w:pPr>
                  <w:r>
                    <w:t>ein</w:t>
                  </w:r>
                  <w:r w:rsidR="00071C5C" w:rsidRPr="008D207A">
                    <w:t xml:space="preserve"> Satzzeichen enthalten</w:t>
                  </w:r>
                  <w:r>
                    <w:t xml:space="preserve"> (</w:t>
                  </w:r>
                  <w:r w:rsidR="00071C5C" w:rsidRPr="008D207A">
                    <w:t>Punkt, Komma, Doppelpunkt oder</w:t>
                  </w:r>
                  <w:r w:rsidR="00071C5C">
                    <w:t xml:space="preserve"> </w:t>
                  </w:r>
                  <w:r w:rsidR="00071C5C" w:rsidRPr="008D207A">
                    <w:t>Semikolon</w:t>
                  </w:r>
                  <w:r>
                    <w:t>)</w:t>
                  </w:r>
                  <w:r w:rsidR="00071C5C">
                    <w:t>.</w:t>
                  </w:r>
                </w:p>
                <w:p w14:paraId="3E7AE490" w14:textId="77777777" w:rsidR="00071C5C" w:rsidRPr="00071C5C" w:rsidRDefault="00071C5C" w:rsidP="000F5622">
                  <w:pPr>
                    <w:pStyle w:val="LDTextinhalt"/>
                  </w:pPr>
                  <w:r>
                    <w:t>Die Gültigkeit des Passwortes beträgt 30 Tage.</w:t>
                  </w:r>
                </w:p>
                <w:p w14:paraId="58848B3D" w14:textId="5DB951FF" w:rsidR="00071C5C" w:rsidRPr="005B257B" w:rsidRDefault="00071C5C" w:rsidP="00071C5C">
                  <w:pPr>
                    <w:pStyle w:val="LDTextinhalt"/>
                  </w:pPr>
                  <w:r>
                    <w:t>Innerhalb eines Jahres darf ein bereits vergebenes Passwort nicht wieder verwendet werden.</w:t>
                  </w:r>
                </w:p>
              </w:tc>
            </w:tr>
          </w:tbl>
          <w:p w14:paraId="11FB2F2B" w14:textId="38F9CD4F" w:rsidR="00071C5C" w:rsidRPr="005735EC" w:rsidRDefault="00071C5C" w:rsidP="00071C5C">
            <w:pPr>
              <w:pStyle w:val="LDTextinhalt"/>
            </w:pPr>
          </w:p>
        </w:tc>
        <w:tc>
          <w:tcPr>
            <w:tcW w:w="852" w:type="dxa"/>
            <w:tcPrChange w:id="110" w:author="Weiss, Sabine (HMKB)" w:date="2026-03-30T13:51:00Z">
              <w:tcPr>
                <w:tcW w:w="764" w:type="dxa"/>
              </w:tcPr>
            </w:tcPrChange>
          </w:tcPr>
          <w:p w14:paraId="6C4D4249" w14:textId="7153C121" w:rsidR="00071C5C" w:rsidRPr="0038102E" w:rsidRDefault="00071C5C" w:rsidP="005F6DA5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071C5C" w:rsidRPr="00D13340" w14:paraId="538724A2" w14:textId="77777777" w:rsidTr="00E43484">
        <w:tblPrEx>
          <w:tblCellMar>
            <w:left w:w="70" w:type="dxa"/>
            <w:right w:w="70" w:type="dxa"/>
          </w:tblCellMar>
          <w:tblPrExChange w:id="111" w:author="Weiss, Sabine (HMKB)" w:date="2026-03-30T13:51:00Z">
            <w:tblPrEx>
              <w:tblCellMar>
                <w:left w:w="70" w:type="dxa"/>
                <w:right w:w="70" w:type="dxa"/>
              </w:tblCellMar>
            </w:tblPrEx>
          </w:tblPrExChange>
        </w:tblPrEx>
        <w:trPr>
          <w:trHeight w:val="775"/>
          <w:trPrChange w:id="112" w:author="Weiss, Sabine (HMKB)" w:date="2026-03-30T13:51:00Z">
            <w:trPr>
              <w:gridAfter w:val="0"/>
              <w:wAfter w:w="87" w:type="dxa"/>
              <w:trHeight w:val="775"/>
            </w:trPr>
          </w:trPrChange>
        </w:trPr>
        <w:tc>
          <w:tcPr>
            <w:tcW w:w="1928" w:type="dxa"/>
            <w:vMerge/>
            <w:tcPrChange w:id="113" w:author="Weiss, Sabine (HMKB)" w:date="2026-03-30T13:51:00Z">
              <w:tcPr>
                <w:tcW w:w="1928" w:type="dxa"/>
                <w:vMerge/>
              </w:tcPr>
            </w:tcPrChange>
          </w:tcPr>
          <w:p w14:paraId="3DE7ABFE" w14:textId="77777777" w:rsidR="00071C5C" w:rsidRPr="00E10388" w:rsidRDefault="00071C5C" w:rsidP="008C5DC4">
            <w:pPr>
              <w:pStyle w:val="Aufzhlungnummerisch"/>
              <w:ind w:left="0" w:firstLine="0"/>
              <w:rPr>
                <w:rStyle w:val="LDMenpunkt"/>
              </w:rPr>
            </w:pPr>
          </w:p>
        </w:tc>
        <w:tc>
          <w:tcPr>
            <w:tcW w:w="7228" w:type="dxa"/>
            <w:tcPrChange w:id="114" w:author="Weiss, Sabine (HMKB)" w:date="2026-03-30T13:51:00Z">
              <w:tcPr>
                <w:tcW w:w="7229" w:type="dxa"/>
                <w:gridSpan w:val="2"/>
              </w:tcPr>
            </w:tcPrChange>
          </w:tcPr>
          <w:p w14:paraId="458462CB" w14:textId="0CE78374" w:rsidR="00071C5C" w:rsidRPr="005735EC" w:rsidRDefault="00071C5C" w:rsidP="00E43484">
            <w:pPr>
              <w:pStyle w:val="LDHandlungsschritt"/>
            </w:pPr>
            <w:r>
              <w:t>Klicken Sie auf</w:t>
            </w:r>
            <w:r w:rsidR="000F5622">
              <w:t xml:space="preserve"> </w:t>
            </w:r>
            <w:r w:rsidR="000F5622" w:rsidRPr="000F5622">
              <w:rPr>
                <w:rStyle w:val="LDProgrammelement"/>
              </w:rPr>
              <w:t>anmelden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DD5A941" wp14:editId="2303A07B">
                  <wp:extent cx="144000" cy="144000"/>
                  <wp:effectExtent l="0" t="0" r="8890" b="8890"/>
                  <wp:docPr id="401" name="Grafik 400" descr="Schaltsymbol anmelden-einlog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Grafik 400" descr="Schaltsymbol anmelden-einlogge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/>
                          <a:srcRect l="18267" t="16305" r="26248" b="23088"/>
                          <a:stretch/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3486">
              <w:t xml:space="preserve">. Es erscheint die Startseite der </w:t>
            </w:r>
            <w:r w:rsidRPr="005735EC">
              <w:rPr>
                <w:b/>
                <w:bCs/>
              </w:rPr>
              <w:t>LUSD</w:t>
            </w:r>
            <w:r>
              <w:rPr>
                <w:b/>
                <w:bCs/>
              </w:rPr>
              <w:t>.</w:t>
            </w:r>
          </w:p>
        </w:tc>
        <w:tc>
          <w:tcPr>
            <w:tcW w:w="852" w:type="dxa"/>
            <w:tcPrChange w:id="115" w:author="Weiss, Sabine (HMKB)" w:date="2026-03-30T13:51:00Z">
              <w:tcPr>
                <w:tcW w:w="764" w:type="dxa"/>
              </w:tcPr>
            </w:tcPrChange>
          </w:tcPr>
          <w:p w14:paraId="02CED327" w14:textId="35250E71" w:rsidR="00071C5C" w:rsidRPr="0038102E" w:rsidRDefault="00071C5C" w:rsidP="005F6DA5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071C5C" w:rsidRPr="00D13340" w14:paraId="70E61462" w14:textId="77777777" w:rsidTr="00E43484">
        <w:trPr>
          <w:trHeight w:val="775"/>
          <w:trPrChange w:id="116" w:author="Weiss, Sabine (HMKB)" w:date="2026-03-30T13:51:00Z">
            <w:trPr>
              <w:gridAfter w:val="0"/>
              <w:wAfter w:w="87" w:type="dxa"/>
              <w:trHeight w:val="775"/>
            </w:trPr>
          </w:trPrChange>
        </w:trPr>
        <w:tc>
          <w:tcPr>
            <w:tcW w:w="1928" w:type="dxa"/>
            <w:tcPrChange w:id="117" w:author="Weiss, Sabine (HMKB)" w:date="2026-03-30T13:51:00Z">
              <w:tcPr>
                <w:tcW w:w="1928" w:type="dxa"/>
              </w:tcPr>
            </w:tcPrChange>
          </w:tcPr>
          <w:p w14:paraId="1C93BBC3" w14:textId="02352188" w:rsidR="00071C5C" w:rsidRPr="00E10388" w:rsidRDefault="00071C5C" w:rsidP="008C5DC4">
            <w:pPr>
              <w:pStyle w:val="Aufzhlungnummerisch"/>
              <w:ind w:left="0" w:firstLine="0"/>
              <w:rPr>
                <w:rStyle w:val="LDMenpunkt"/>
              </w:rPr>
            </w:pPr>
            <w:r>
              <w:rPr>
                <w:rStyle w:val="LDMenpunkt"/>
              </w:rPr>
              <w:t xml:space="preserve">Unterricht </w:t>
            </w:r>
            <w:del w:id="118" w:author="Weiss, Sabine (HMKB)" w:date="2026-03-30T13:54:00Z">
              <w:r w:rsidRPr="007C12E4" w:rsidDel="00E43484">
                <w:rPr>
                  <w:rStyle w:val="LDMenpunkt"/>
                </w:rPr>
                <w:delText>&gt;</w:delText>
              </w:r>
              <w:r w:rsidDel="00E43484">
                <w:rPr>
                  <w:rStyle w:val="LDMenpunkt"/>
                </w:rPr>
                <w:delText xml:space="preserve"> </w:delText>
              </w:r>
            </w:del>
            <w:ins w:id="119" w:author="Weiss, Sabine (HMKB)" w:date="2026-03-30T13:54:00Z">
              <w:r w:rsidR="00E43484" w:rsidRPr="007C12E4">
                <w:rPr>
                  <w:rStyle w:val="LDMenpunkt"/>
                </w:rPr>
                <w:t>&gt;</w:t>
              </w:r>
              <w:r w:rsidR="00E43484">
                <w:rPr>
                  <w:rStyle w:val="LDMenpunkt"/>
                </w:rPr>
                <w:br/>
              </w:r>
            </w:ins>
            <w:r>
              <w:rPr>
                <w:rStyle w:val="LDMenpunkt"/>
              </w:rPr>
              <w:t>UV-bearbeitung &gt; Planung aktivieren</w:t>
            </w:r>
          </w:p>
        </w:tc>
        <w:tc>
          <w:tcPr>
            <w:tcW w:w="7228" w:type="dxa"/>
            <w:tcPrChange w:id="120" w:author="Weiss, Sabine (HMKB)" w:date="2026-03-30T13:51:00Z">
              <w:tcPr>
                <w:tcW w:w="7229" w:type="dxa"/>
                <w:gridSpan w:val="2"/>
              </w:tcPr>
            </w:tcPrChange>
          </w:tcPr>
          <w:p w14:paraId="3D4AEBD7" w14:textId="7877A86E" w:rsidR="00071C5C" w:rsidRPr="005735EC" w:rsidRDefault="00071C5C" w:rsidP="00E43484">
            <w:pPr>
              <w:pStyle w:val="LDHandlungsschritt"/>
            </w:pPr>
            <w:r>
              <w:t>Aktivieren Si</w:t>
            </w:r>
            <w:r w:rsidRPr="00B473AF">
              <w:rPr>
                <w:rStyle w:val="LDTextinhaltZchn"/>
              </w:rPr>
              <w:t>e</w:t>
            </w:r>
            <w:r>
              <w:t xml:space="preserve"> die </w:t>
            </w:r>
            <w:r w:rsidRPr="00EB1ED7">
              <w:t xml:space="preserve">UV </w:t>
            </w:r>
            <w:r>
              <w:t>(</w:t>
            </w:r>
            <w:commentRangeStart w:id="121"/>
            <w:r>
              <w:t>Unterricht</w:t>
            </w:r>
            <w:commentRangeEnd w:id="121"/>
            <w:r w:rsidR="00513D3B">
              <w:rPr>
                <w:rStyle w:val="Kommentarzeichen"/>
                <w:rFonts w:eastAsiaTheme="minorHAnsi" w:cstheme="minorBidi"/>
                <w:lang w:eastAsia="en-US"/>
              </w:rPr>
              <w:commentReference w:id="121"/>
            </w:r>
            <w:r>
              <w:t xml:space="preserve">sverteilung). Danach </w:t>
            </w:r>
            <w:r w:rsidR="000F5622">
              <w:t>wird</w:t>
            </w:r>
            <w:r>
              <w:t xml:space="preserve"> das komplette LUSD-Menü</w:t>
            </w:r>
            <w:r w:rsidR="000F5622">
              <w:t xml:space="preserve"> angezeigt</w:t>
            </w:r>
            <w:r>
              <w:t>.</w:t>
            </w:r>
          </w:p>
        </w:tc>
        <w:tc>
          <w:tcPr>
            <w:tcW w:w="852" w:type="dxa"/>
            <w:tcPrChange w:id="122" w:author="Weiss, Sabine (HMKB)" w:date="2026-03-30T13:51:00Z">
              <w:tcPr>
                <w:tcW w:w="764" w:type="dxa"/>
              </w:tcPr>
            </w:tcPrChange>
          </w:tcPr>
          <w:p w14:paraId="7E467AE8" w14:textId="69A7DDD7" w:rsidR="00071C5C" w:rsidRPr="0038102E" w:rsidRDefault="00071C5C" w:rsidP="005F6DA5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071C5C" w:rsidRPr="00D13340" w14:paraId="4F0467BD" w14:textId="77777777" w:rsidTr="00E43484">
        <w:trPr>
          <w:trHeight w:val="775"/>
          <w:trPrChange w:id="123" w:author="Weiss, Sabine (HMKB)" w:date="2026-03-30T13:51:00Z">
            <w:trPr>
              <w:gridAfter w:val="0"/>
              <w:wAfter w:w="87" w:type="dxa"/>
              <w:trHeight w:val="775"/>
            </w:trPr>
          </w:trPrChange>
        </w:trPr>
        <w:tc>
          <w:tcPr>
            <w:tcW w:w="1928" w:type="dxa"/>
            <w:tcPrChange w:id="124" w:author="Weiss, Sabine (HMKB)" w:date="2026-03-30T13:51:00Z">
              <w:tcPr>
                <w:tcW w:w="1928" w:type="dxa"/>
              </w:tcPr>
            </w:tcPrChange>
          </w:tcPr>
          <w:p w14:paraId="744137E5" w14:textId="4E85CF7B" w:rsidR="00071C5C" w:rsidRPr="00E10388" w:rsidRDefault="00071C5C" w:rsidP="008C5DC4">
            <w:pPr>
              <w:pStyle w:val="Aufzhlungnummerisch"/>
              <w:ind w:left="0" w:firstLine="0"/>
              <w:rPr>
                <w:rStyle w:val="LDMenpunkt"/>
              </w:rPr>
            </w:pPr>
            <w:r w:rsidRPr="007C12E4">
              <w:rPr>
                <w:rStyle w:val="LDMenpunkt"/>
              </w:rPr>
              <w:t>Schule &gt; Administration &gt; Benutzerprofile</w:t>
            </w:r>
          </w:p>
        </w:tc>
        <w:tc>
          <w:tcPr>
            <w:tcW w:w="7228" w:type="dxa"/>
            <w:tcPrChange w:id="125" w:author="Weiss, Sabine (HMKB)" w:date="2026-03-30T13:51:00Z">
              <w:tcPr>
                <w:tcW w:w="7229" w:type="dxa"/>
                <w:gridSpan w:val="2"/>
              </w:tcPr>
            </w:tcPrChange>
          </w:tcPr>
          <w:p w14:paraId="7BC8B895" w14:textId="4AC04534" w:rsidR="00071C5C" w:rsidRDefault="00071C5C" w:rsidP="00E43484">
            <w:pPr>
              <w:pStyle w:val="LDHandlungsschritt"/>
              <w:rPr>
                <w:ins w:id="126" w:author="Weiss, Sabine (HMKB)" w:date="2026-03-30T14:12:00Z"/>
              </w:rPr>
            </w:pPr>
            <w:r>
              <w:t xml:space="preserve">Legen Sie die benötigten </w:t>
            </w:r>
            <w:r w:rsidRPr="00EB1ED7">
              <w:t xml:space="preserve">Benutzerprofile an und </w:t>
            </w:r>
            <w:r>
              <w:t xml:space="preserve">weisen ihnen die </w:t>
            </w:r>
            <w:r w:rsidR="000F5622">
              <w:t>erforderlichen</w:t>
            </w:r>
            <w:r>
              <w:t xml:space="preserve"> </w:t>
            </w:r>
            <w:r w:rsidRPr="00EB1ED7">
              <w:t>Elementarrollen zu</w:t>
            </w:r>
            <w:r>
              <w:t xml:space="preserve">. </w:t>
            </w:r>
          </w:p>
          <w:p w14:paraId="0C2589DB" w14:textId="77777777" w:rsidR="0063218D" w:rsidRPr="0063218D" w:rsidRDefault="0063218D" w:rsidP="0063218D">
            <w:pPr>
              <w:rPr>
                <w:ins w:id="127" w:author="Weiss, Sabine (HMKB)" w:date="2026-03-30T14:12:00Z"/>
                <w:lang w:eastAsia="de-DE"/>
                <w:rPrChange w:id="128" w:author="Weiss, Sabine (HMKB)" w:date="2026-03-30T14:12:00Z">
                  <w:rPr>
                    <w:ins w:id="129" w:author="Weiss, Sabine (HMKB)" w:date="2026-03-30T14:12:00Z"/>
                  </w:rPr>
                </w:rPrChange>
              </w:rPr>
              <w:pPrChange w:id="130" w:author="Weiss, Sabine (HMKB)" w:date="2026-03-30T14:12:00Z">
                <w:pPr>
                  <w:pStyle w:val="LDHandlungsschritt"/>
                </w:pPr>
              </w:pPrChange>
            </w:pPr>
          </w:p>
          <w:p w14:paraId="4AE2F807" w14:textId="2670515A" w:rsidR="0063218D" w:rsidRPr="0063218D" w:rsidRDefault="0063218D" w:rsidP="0063218D">
            <w:pPr>
              <w:tabs>
                <w:tab w:val="left" w:pos="1457"/>
              </w:tabs>
              <w:rPr>
                <w:lang w:eastAsia="de-DE"/>
                <w:rPrChange w:id="131" w:author="Weiss, Sabine (HMKB)" w:date="2026-03-30T14:12:00Z">
                  <w:rPr/>
                </w:rPrChange>
              </w:rPr>
              <w:pPrChange w:id="132" w:author="Weiss, Sabine (HMKB)" w:date="2026-03-30T14:12:00Z">
                <w:pPr>
                  <w:pStyle w:val="LDHandlungsschritt"/>
                </w:pPr>
              </w:pPrChange>
            </w:pPr>
            <w:ins w:id="133" w:author="Weiss, Sabine (HMKB)" w:date="2026-03-30T14:12:00Z">
              <w:r>
                <w:rPr>
                  <w:lang w:eastAsia="de-DE"/>
                </w:rPr>
                <w:tab/>
              </w:r>
            </w:ins>
          </w:p>
          <w:tbl>
            <w:tblPr>
              <w:tblW w:w="6521" w:type="dxa"/>
              <w:tblInd w:w="228" w:type="dxa"/>
              <w:tblBorders>
                <w:top w:val="single" w:sz="4" w:space="0" w:color="BFBFBF" w:themeColor="background1" w:themeShade="BF"/>
                <w:bottom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5812"/>
            </w:tblGrid>
            <w:tr w:rsidR="00071C5C" w14:paraId="56C48071" w14:textId="77777777" w:rsidTr="004C27DB">
              <w:trPr>
                <w:cantSplit/>
                <w:trHeight w:val="284"/>
              </w:trPr>
              <w:tc>
                <w:tcPr>
                  <w:tcW w:w="709" w:type="dxa"/>
                </w:tcPr>
                <w:p w14:paraId="522E0AF0" w14:textId="77777777" w:rsidR="00071C5C" w:rsidRPr="009B0AA3" w:rsidRDefault="00071C5C" w:rsidP="00071C5C">
                  <w:pPr>
                    <w:pStyle w:val="LDTextinhalt"/>
                  </w:pPr>
                  <w:r>
                    <w:rPr>
                      <w:noProof/>
                      <w:lang w:eastAsia="de-DE"/>
                    </w:rPr>
                    <w:drawing>
                      <wp:inline distT="0" distB="0" distL="0" distR="0" wp14:anchorId="14031E4C" wp14:editId="56ADF6A4">
                        <wp:extent cx="288000" cy="288000"/>
                        <wp:effectExtent l="0" t="0" r="0" b="0"/>
                        <wp:docPr id="34" name="Grafik 151" descr="Symbol Info zur Programmbedienu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" name="Grafik 151" descr="Symbol Info zur Programmbedienu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8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12" w:type="dxa"/>
                  <w:vAlign w:val="center"/>
                </w:tcPr>
                <w:p w14:paraId="71502DEA" w14:textId="77777777" w:rsidR="00071C5C" w:rsidRDefault="00071C5C" w:rsidP="00071C5C">
                  <w:pPr>
                    <w:pStyle w:val="LDTextinhalt"/>
                    <w:rPr>
                      <w:rStyle w:val="hervorhebunggrn"/>
                    </w:rPr>
                  </w:pPr>
                  <w:r>
                    <w:rPr>
                      <w:rStyle w:val="hervorhebunggrn"/>
                    </w:rPr>
                    <w:t>Hinweis</w:t>
                  </w:r>
                </w:p>
                <w:p w14:paraId="2734E132" w14:textId="77777777" w:rsidR="008D22B4" w:rsidRDefault="00071C5C" w:rsidP="00071C5C">
                  <w:pPr>
                    <w:pStyle w:val="LDTextinhalt"/>
                    <w:rPr>
                      <w:ins w:id="134" w:author="Weiss, Sabine (HMKB)" w:date="2026-03-30T10:27:00Z"/>
                      <w:rStyle w:val="Hyperlink"/>
                    </w:rPr>
                  </w:pPr>
                  <w:r>
                    <w:t xml:space="preserve">Informationen hierzu finden Sie in der Anleitung </w:t>
                  </w:r>
                  <w:r w:rsidR="0063218D">
                    <w:fldChar w:fldCharType="begin"/>
                  </w:r>
                  <w:r w:rsidR="0063218D">
                    <w:instrText>HYPERLINK "https://schulehessen.de/LUSD-Anleitungen/Grundlagen/Benutzerverwaltung.pdf"</w:instrText>
                  </w:r>
                  <w:r w:rsidR="0063218D">
                    <w:fldChar w:fldCharType="separate"/>
                  </w:r>
                  <w:r w:rsidRPr="00071C5C">
                    <w:rPr>
                      <w:rStyle w:val="Hyperlink"/>
                    </w:rPr>
                    <w:t>Benutzerverwaltung in der LUSD</w:t>
                  </w:r>
                  <w:r w:rsidR="0063218D">
                    <w:rPr>
                      <w:rStyle w:val="Hyperlink"/>
                    </w:rPr>
                    <w:fldChar w:fldCharType="end"/>
                  </w:r>
                  <w:ins w:id="135" w:author="Weiss, Sabine (HMKB)" w:date="2026-03-30T10:27:00Z">
                    <w:r w:rsidR="008D22B4">
                      <w:rPr>
                        <w:rStyle w:val="Hyperlink"/>
                      </w:rPr>
                      <w:t>.</w:t>
                    </w:r>
                  </w:ins>
                </w:p>
                <w:p w14:paraId="7A7E3502" w14:textId="76048A27" w:rsidR="00071C5C" w:rsidRPr="005B257B" w:rsidRDefault="008D22B4" w:rsidP="00071C5C">
                  <w:pPr>
                    <w:pStyle w:val="LDTextinhalt"/>
                  </w:pPr>
                  <w:ins w:id="136" w:author="Weiss, Sabine (HMKB)" w:date="2026-03-30T10:27:00Z">
                    <w:r>
                      <w:t>B</w:t>
                    </w:r>
                  </w:ins>
                  <w:ins w:id="137" w:author="Weiss, Sabine (HMKB)" w:date="2026-03-30T10:03:00Z">
                    <w:r w:rsidR="009034BD" w:rsidRPr="009034BD">
                      <w:rPr>
                        <w:rPrChange w:id="138" w:author="Weiss, Sabine (HMKB)" w:date="2026-03-30T10:06:00Z">
                          <w:rPr>
                            <w:rStyle w:val="Hyperlink"/>
                          </w:rPr>
                        </w:rPrChange>
                      </w:rPr>
                      <w:t xml:space="preserve">eachten Sie </w:t>
                    </w:r>
                  </w:ins>
                  <w:ins w:id="139" w:author="Weiss, Sabine (HMKB)" w:date="2026-03-30T10:04:00Z">
                    <w:r w:rsidR="009034BD" w:rsidRPr="009034BD">
                      <w:rPr>
                        <w:rPrChange w:id="140" w:author="Weiss, Sabine (HMKB)" w:date="2026-03-30T10:06:00Z">
                          <w:rPr>
                            <w:rStyle w:val="Hyperlink"/>
                          </w:rPr>
                        </w:rPrChange>
                      </w:rPr>
                      <w:t>auch die Anlage zur Anleitung</w:t>
                    </w:r>
                    <w:r w:rsidR="009034BD">
                      <w:rPr>
                        <w:rStyle w:val="Hyperlink"/>
                      </w:rPr>
                      <w:t xml:space="preserve"> </w:t>
                    </w:r>
                  </w:ins>
                  <w:ins w:id="141" w:author="Weiss, Sabine (HMKB)" w:date="2026-03-30T10:05:00Z">
                    <w:r w:rsidR="009034BD" w:rsidRPr="009034BD">
                      <w:rPr>
                        <w:rStyle w:val="Hyperlink"/>
                      </w:rPr>
                      <w:fldChar w:fldCharType="begin"/>
                    </w:r>
                    <w:r w:rsidR="009034BD" w:rsidRPr="009034BD">
                      <w:rPr>
                        <w:rStyle w:val="Hyperlink"/>
                      </w:rPr>
                      <w:instrText>HYPERLINK "https://schulehessen.de/LUSD-Anleitungen/Grundlagen/Benutzerverwaltung%20LUSD%20Zuordnung%20Webseiten%20zu%20Elementarrollen.xlsx"</w:instrText>
                    </w:r>
                    <w:r w:rsidR="009034BD" w:rsidRPr="009034BD">
                      <w:rPr>
                        <w:rStyle w:val="Hyperlink"/>
                      </w:rPr>
                    </w:r>
                    <w:r w:rsidR="009034BD" w:rsidRPr="009034BD">
                      <w:rPr>
                        <w:rStyle w:val="Hyperlink"/>
                      </w:rPr>
                      <w:fldChar w:fldCharType="separate"/>
                    </w:r>
                    <w:r w:rsidR="009034BD" w:rsidRPr="009034BD">
                      <w:rPr>
                        <w:rStyle w:val="Hyperlink"/>
                      </w:rPr>
                      <w:t>Zuordnung Webseiten zur Elementarrollen</w:t>
                    </w:r>
                    <w:r w:rsidR="009034BD" w:rsidRPr="009034BD">
                      <w:rPr>
                        <w:rStyle w:val="Hyperlink"/>
                      </w:rPr>
                      <w:fldChar w:fldCharType="end"/>
                    </w:r>
                    <w:r w:rsidR="009034BD" w:rsidRPr="009034BD">
                      <w:rPr>
                        <w:rPrChange w:id="142" w:author="Weiss, Sabine (HMKB)" w:date="2026-03-30T10:07:00Z">
                          <w:rPr>
                            <w:rStyle w:val="Hyperlink"/>
                          </w:rPr>
                        </w:rPrChange>
                      </w:rPr>
                      <w:t>.</w:t>
                    </w:r>
                  </w:ins>
                </w:p>
              </w:tc>
            </w:tr>
          </w:tbl>
          <w:p w14:paraId="73617BA1" w14:textId="77777777" w:rsidR="00071C5C" w:rsidRPr="005735EC" w:rsidRDefault="00071C5C" w:rsidP="005735EC"/>
        </w:tc>
        <w:tc>
          <w:tcPr>
            <w:tcW w:w="852" w:type="dxa"/>
            <w:tcPrChange w:id="143" w:author="Weiss, Sabine (HMKB)" w:date="2026-03-30T13:51:00Z">
              <w:tcPr>
                <w:tcW w:w="764" w:type="dxa"/>
              </w:tcPr>
            </w:tcPrChange>
          </w:tcPr>
          <w:p w14:paraId="7DD0D18F" w14:textId="62D51564" w:rsidR="00071C5C" w:rsidRPr="0038102E" w:rsidRDefault="00071C5C" w:rsidP="005F6DA5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3A7466" w:rsidRPr="00D13340" w14:paraId="22309A2E" w14:textId="77777777" w:rsidTr="00E43484">
        <w:trPr>
          <w:trHeight w:val="775"/>
          <w:trPrChange w:id="144" w:author="Weiss, Sabine (HMKB)" w:date="2026-03-30T13:51:00Z">
            <w:trPr>
              <w:gridAfter w:val="0"/>
              <w:wAfter w:w="87" w:type="dxa"/>
              <w:trHeight w:val="775"/>
            </w:trPr>
          </w:trPrChange>
        </w:trPr>
        <w:tc>
          <w:tcPr>
            <w:tcW w:w="1928" w:type="dxa"/>
            <w:tcPrChange w:id="145" w:author="Weiss, Sabine (HMKB)" w:date="2026-03-30T13:51:00Z">
              <w:tcPr>
                <w:tcW w:w="1928" w:type="dxa"/>
              </w:tcPr>
            </w:tcPrChange>
          </w:tcPr>
          <w:p w14:paraId="403DB02F" w14:textId="51EF7353" w:rsidR="003A7466" w:rsidRPr="007C12E4" w:rsidRDefault="003A7466" w:rsidP="001927C1">
            <w:pPr>
              <w:pStyle w:val="Aufzhlungnummerisch"/>
              <w:ind w:left="0" w:firstLine="0"/>
              <w:rPr>
                <w:rStyle w:val="LDMenpunkt"/>
              </w:rPr>
            </w:pPr>
            <w:r w:rsidRPr="007C12E4">
              <w:rPr>
                <w:rStyle w:val="LDMenpunkt"/>
              </w:rPr>
              <w:t>Schule</w:t>
            </w:r>
            <w:r>
              <w:rPr>
                <w:rStyle w:val="LDMenpunkt"/>
              </w:rPr>
              <w:t xml:space="preserve"> </w:t>
            </w:r>
            <w:r w:rsidRPr="007C12E4">
              <w:rPr>
                <w:rStyle w:val="LDMenpunkt"/>
              </w:rPr>
              <w:t>&gt;</w:t>
            </w:r>
            <w:r>
              <w:rPr>
                <w:rStyle w:val="LDMenpunkt"/>
              </w:rPr>
              <w:t xml:space="preserve"> </w:t>
            </w:r>
            <w:r w:rsidRPr="007C12E4">
              <w:rPr>
                <w:rStyle w:val="LDMenpunkt"/>
              </w:rPr>
              <w:t xml:space="preserve">Personal &gt; </w:t>
            </w:r>
            <w:r>
              <w:rPr>
                <w:rStyle w:val="LDMenpunkt"/>
              </w:rPr>
              <w:t>P</w:t>
            </w:r>
            <w:r w:rsidRPr="007C12E4">
              <w:rPr>
                <w:rStyle w:val="LDMenpunkt"/>
              </w:rPr>
              <w:t>ersonal</w:t>
            </w:r>
            <w:ins w:id="146" w:author="Weiss, Sabine (HMKB)" w:date="2026-03-30T09:45:00Z">
              <w:r w:rsidR="00513D3B">
                <w:rPr>
                  <w:rStyle w:val="LDMenpunkt"/>
                </w:rPr>
                <w:t>basis</w:t>
              </w:r>
            </w:ins>
            <w:ins w:id="147" w:author="Weiss, Sabine (HMKB)" w:date="2026-03-30T13:55:00Z">
              <w:r w:rsidR="00E43484">
                <w:rPr>
                  <w:rStyle w:val="LDMenpunkt"/>
                </w:rPr>
                <w:t>-</w:t>
              </w:r>
            </w:ins>
            <w:ins w:id="148" w:author="Weiss, Sabine (HMKB)" w:date="2026-03-30T09:45:00Z">
              <w:r w:rsidR="00513D3B">
                <w:rPr>
                  <w:rStyle w:val="LDMenpunkt"/>
                </w:rPr>
                <w:t>daten</w:t>
              </w:r>
            </w:ins>
            <w:r w:rsidRPr="007C12E4">
              <w:rPr>
                <w:rStyle w:val="LDMenpunkt"/>
              </w:rPr>
              <w:t xml:space="preserve"> </w:t>
            </w:r>
            <w:ins w:id="149" w:author="Weiss, Sabine (HMKB)" w:date="2026-03-30T09:45:00Z">
              <w:r w:rsidR="00513D3B">
                <w:rPr>
                  <w:rStyle w:val="LDMenpunkt"/>
                </w:rPr>
                <w:t>&gt; Personenbezogen</w:t>
              </w:r>
            </w:ins>
            <w:del w:id="150" w:author="Weiss, Sabine (HMKB)" w:date="2026-03-30T09:45:00Z">
              <w:r w:rsidRPr="007C12E4" w:rsidDel="00513D3B">
                <w:rPr>
                  <w:rStyle w:val="LDMenpunkt"/>
                </w:rPr>
                <w:delText>bearbeiten</w:delText>
              </w:r>
            </w:del>
          </w:p>
        </w:tc>
        <w:tc>
          <w:tcPr>
            <w:tcW w:w="7228" w:type="dxa"/>
            <w:tcPrChange w:id="151" w:author="Weiss, Sabine (HMKB)" w:date="2026-03-30T13:51:00Z">
              <w:tcPr>
                <w:tcW w:w="7229" w:type="dxa"/>
                <w:gridSpan w:val="2"/>
              </w:tcPr>
            </w:tcPrChange>
          </w:tcPr>
          <w:p w14:paraId="2D6ACBAB" w14:textId="4C2579AB" w:rsidR="003A7466" w:rsidRDefault="003A7466" w:rsidP="00E43484">
            <w:pPr>
              <w:pStyle w:val="LDHandlungsschritt"/>
            </w:pPr>
            <w:r>
              <w:t xml:space="preserve">Fügen Sie sich </w:t>
            </w:r>
            <w:r w:rsidRPr="00EB1ED7">
              <w:t xml:space="preserve">selbst und </w:t>
            </w:r>
            <w:r w:rsidRPr="003A7466">
              <w:rPr>
                <w:rStyle w:val="LDwichtigerText"/>
              </w:rPr>
              <w:t>mindestens eine weitere</w:t>
            </w:r>
            <w:r w:rsidRPr="00EB1ED7">
              <w:t xml:space="preserve"> Person, die Administratorrechte bekommen soll</w:t>
            </w:r>
            <w:r>
              <w:t xml:space="preserve">, als </w:t>
            </w:r>
            <w:r w:rsidRPr="003A7466">
              <w:rPr>
                <w:rStyle w:val="LDProgrammelement"/>
              </w:rPr>
              <w:t xml:space="preserve">Personal </w:t>
            </w:r>
            <w:r>
              <w:t>hinzu</w:t>
            </w:r>
            <w:r w:rsidRPr="00EB1ED7">
              <w:t>.</w:t>
            </w:r>
            <w:ins w:id="152" w:author="Weiss, Sabine (HMKB)" w:date="2026-03-30T09:48:00Z">
              <w:r w:rsidR="00513D3B">
                <w:t xml:space="preserve"> Klicken Sie hierfür auf Neu</w:t>
              </w:r>
            </w:ins>
            <w:ins w:id="153" w:author="Weiss, Sabine (HMKB)" w:date="2026-03-30T09:49:00Z">
              <w:r w:rsidR="007F07AC">
                <w:t xml:space="preserve"> </w:t>
              </w:r>
              <w:r w:rsidR="007F07AC">
                <w:object w:dxaOrig="315" w:dyaOrig="255" w14:anchorId="68A990D0">
                  <v:shape id="_x0000_i1130" type="#_x0000_t75" style="width:15.8pt;height:12.9pt" o:ole="">
                    <v:imagedata r:id="rId21" o:title=""/>
                  </v:shape>
                  <o:OLEObject Type="Embed" ProgID="Paint.Picture" ShapeID="_x0000_i1130" DrawAspect="Content" ObjectID="_1836385212" r:id="rId22"/>
                </w:object>
              </w:r>
            </w:ins>
          </w:p>
        </w:tc>
        <w:tc>
          <w:tcPr>
            <w:tcW w:w="852" w:type="dxa"/>
            <w:tcPrChange w:id="154" w:author="Weiss, Sabine (HMKB)" w:date="2026-03-30T13:51:00Z">
              <w:tcPr>
                <w:tcW w:w="764" w:type="dxa"/>
              </w:tcPr>
            </w:tcPrChange>
          </w:tcPr>
          <w:p w14:paraId="75142DDE" w14:textId="40A565F5" w:rsidR="003A7466" w:rsidRPr="0038102E" w:rsidRDefault="003A7466" w:rsidP="001927C1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3A7466" w14:paraId="5DFE4195" w14:textId="77777777" w:rsidTr="00E43484">
        <w:trPr>
          <w:trHeight w:val="284"/>
          <w:trPrChange w:id="155" w:author="Weiss, Sabine (HMKB)" w:date="2026-03-30T13:51:00Z">
            <w:trPr>
              <w:gridAfter w:val="0"/>
              <w:wAfter w:w="87" w:type="dxa"/>
              <w:trHeight w:val="284"/>
            </w:trPr>
          </w:trPrChange>
        </w:trPr>
        <w:tc>
          <w:tcPr>
            <w:tcW w:w="1928" w:type="dxa"/>
            <w:tcPrChange w:id="156" w:author="Weiss, Sabine (HMKB)" w:date="2026-03-30T13:51:00Z">
              <w:tcPr>
                <w:tcW w:w="1928" w:type="dxa"/>
              </w:tcPr>
            </w:tcPrChange>
          </w:tcPr>
          <w:p w14:paraId="19C1DF27" w14:textId="583D62A8" w:rsidR="003A7466" w:rsidRPr="00184BC5" w:rsidRDefault="003A7466" w:rsidP="008D22B4">
            <w:pPr>
              <w:pStyle w:val="Aufzhlungnummerisch"/>
              <w:keepNext/>
              <w:ind w:left="0" w:firstLine="0"/>
              <w:pPrChange w:id="157" w:author="Weiss, Sabine (HMKB)" w:date="2026-03-30T10:29:00Z">
                <w:pPr>
                  <w:pStyle w:val="Aufzhlungnummerisch"/>
                  <w:ind w:left="0" w:firstLine="0"/>
                </w:pPr>
              </w:pPrChange>
            </w:pPr>
            <w:r w:rsidRPr="007C12E4">
              <w:rPr>
                <w:rStyle w:val="LDMenpunkt"/>
              </w:rPr>
              <w:t>Schule &gt; Administration &gt; B</w:t>
            </w:r>
            <w:r>
              <w:rPr>
                <w:rStyle w:val="LDMenpunkt"/>
              </w:rPr>
              <w:t>enutzer</w:t>
            </w:r>
          </w:p>
        </w:tc>
        <w:tc>
          <w:tcPr>
            <w:tcW w:w="7228" w:type="dxa"/>
            <w:tcPrChange w:id="158" w:author="Weiss, Sabine (HMKB)" w:date="2026-03-30T13:51:00Z">
              <w:tcPr>
                <w:tcW w:w="7229" w:type="dxa"/>
                <w:gridSpan w:val="2"/>
              </w:tcPr>
            </w:tcPrChange>
          </w:tcPr>
          <w:p w14:paraId="70DFF943" w14:textId="5460CF34" w:rsidR="003A7466" w:rsidRPr="000F5622" w:rsidRDefault="003A7466" w:rsidP="00E43484">
            <w:pPr>
              <w:pStyle w:val="LDHandlungsschritt"/>
            </w:pPr>
            <w:r>
              <w:t xml:space="preserve">Fügen Sie zunächst sich </w:t>
            </w:r>
            <w:r w:rsidRPr="00EB1ED7">
              <w:t xml:space="preserve">selbst als </w:t>
            </w:r>
            <w:r w:rsidRPr="003A7466">
              <w:rPr>
                <w:rStyle w:val="LDProgrammelement"/>
              </w:rPr>
              <w:t xml:space="preserve">Benutzer </w:t>
            </w:r>
            <w:r>
              <w:t xml:space="preserve">hinzu. </w:t>
            </w:r>
          </w:p>
          <w:p w14:paraId="20F9DC61" w14:textId="678EA8E3" w:rsidR="000F5622" w:rsidRPr="000F5622" w:rsidDel="008D22B4" w:rsidRDefault="000F5622" w:rsidP="008D22B4">
            <w:pPr>
              <w:keepNext/>
              <w:rPr>
                <w:del w:id="159" w:author="Weiss, Sabine (HMKB)" w:date="2026-03-30T10:29:00Z"/>
                <w:lang w:eastAsia="de-DE"/>
              </w:rPr>
              <w:pPrChange w:id="160" w:author="Weiss, Sabine (HMKB)" w:date="2026-03-30T10:29:00Z">
                <w:pPr/>
              </w:pPrChange>
            </w:pPr>
          </w:p>
          <w:p w14:paraId="7ED6A2EA" w14:textId="5BB015B1" w:rsidR="000F5622" w:rsidRPr="000F5622" w:rsidDel="008D22B4" w:rsidRDefault="000F5622" w:rsidP="008D22B4">
            <w:pPr>
              <w:keepNext/>
              <w:rPr>
                <w:del w:id="161" w:author="Weiss, Sabine (HMKB)" w:date="2026-03-30T10:29:00Z"/>
                <w:lang w:eastAsia="de-DE"/>
              </w:rPr>
              <w:pPrChange w:id="162" w:author="Weiss, Sabine (HMKB)" w:date="2026-03-30T10:29:00Z">
                <w:pPr/>
              </w:pPrChange>
            </w:pPr>
          </w:p>
          <w:p w14:paraId="09EDD466" w14:textId="063659DB" w:rsidR="000F5622" w:rsidRPr="000F5622" w:rsidDel="008D22B4" w:rsidRDefault="000F5622" w:rsidP="008D22B4">
            <w:pPr>
              <w:keepNext/>
              <w:rPr>
                <w:del w:id="163" w:author="Weiss, Sabine (HMKB)" w:date="2026-03-30T10:29:00Z"/>
                <w:lang w:eastAsia="de-DE"/>
              </w:rPr>
              <w:pPrChange w:id="164" w:author="Weiss, Sabine (HMKB)" w:date="2026-03-30T10:29:00Z">
                <w:pPr/>
              </w:pPrChange>
            </w:pPr>
          </w:p>
          <w:p w14:paraId="273B66DE" w14:textId="298FAB50" w:rsidR="000F5622" w:rsidRPr="000F5622" w:rsidDel="008D22B4" w:rsidRDefault="000F5622" w:rsidP="008D22B4">
            <w:pPr>
              <w:keepNext/>
              <w:rPr>
                <w:del w:id="165" w:author="Weiss, Sabine (HMKB)" w:date="2026-03-30T10:29:00Z"/>
                <w:lang w:eastAsia="de-DE"/>
              </w:rPr>
              <w:pPrChange w:id="166" w:author="Weiss, Sabine (HMKB)" w:date="2026-03-30T10:29:00Z">
                <w:pPr/>
              </w:pPrChange>
            </w:pPr>
          </w:p>
          <w:p w14:paraId="11F58F3C" w14:textId="2898DC70" w:rsidR="000F5622" w:rsidRPr="000F5622" w:rsidDel="008D22B4" w:rsidRDefault="000F5622" w:rsidP="008D22B4">
            <w:pPr>
              <w:keepNext/>
              <w:rPr>
                <w:del w:id="167" w:author="Weiss, Sabine (HMKB)" w:date="2026-03-30T10:29:00Z"/>
                <w:lang w:eastAsia="de-DE"/>
              </w:rPr>
              <w:pPrChange w:id="168" w:author="Weiss, Sabine (HMKB)" w:date="2026-03-30T10:29:00Z">
                <w:pPr/>
              </w:pPrChange>
            </w:pPr>
          </w:p>
          <w:p w14:paraId="4384563A" w14:textId="4AF3E0B0" w:rsidR="000F5622" w:rsidRPr="000F5622" w:rsidDel="008D22B4" w:rsidRDefault="000F5622" w:rsidP="008D22B4">
            <w:pPr>
              <w:keepNext/>
              <w:rPr>
                <w:del w:id="169" w:author="Weiss, Sabine (HMKB)" w:date="2026-03-30T10:29:00Z"/>
                <w:lang w:eastAsia="de-DE"/>
              </w:rPr>
              <w:pPrChange w:id="170" w:author="Weiss, Sabine (HMKB)" w:date="2026-03-30T10:29:00Z">
                <w:pPr/>
              </w:pPrChange>
            </w:pPr>
          </w:p>
          <w:p w14:paraId="033DD755" w14:textId="2A120119" w:rsidR="000F5622" w:rsidRPr="000F5622" w:rsidDel="008D22B4" w:rsidRDefault="000F5622" w:rsidP="008D22B4">
            <w:pPr>
              <w:keepNext/>
              <w:rPr>
                <w:del w:id="171" w:author="Weiss, Sabine (HMKB)" w:date="2026-03-30T10:29:00Z"/>
                <w:lang w:eastAsia="de-DE"/>
              </w:rPr>
              <w:pPrChange w:id="172" w:author="Weiss, Sabine (HMKB)" w:date="2026-03-30T10:29:00Z">
                <w:pPr/>
              </w:pPrChange>
            </w:pPr>
          </w:p>
          <w:p w14:paraId="54FC2258" w14:textId="3BB37EEB" w:rsidR="000F5622" w:rsidRPr="000F5622" w:rsidDel="008D22B4" w:rsidRDefault="000F5622" w:rsidP="008D22B4">
            <w:pPr>
              <w:keepNext/>
              <w:rPr>
                <w:del w:id="173" w:author="Weiss, Sabine (HMKB)" w:date="2026-03-30T10:29:00Z"/>
                <w:lang w:eastAsia="de-DE"/>
              </w:rPr>
              <w:pPrChange w:id="174" w:author="Weiss, Sabine (HMKB)" w:date="2026-03-30T10:29:00Z">
                <w:pPr/>
              </w:pPrChange>
            </w:pPr>
          </w:p>
          <w:p w14:paraId="12351DC4" w14:textId="74F85543" w:rsidR="000F5622" w:rsidRPr="000F5622" w:rsidRDefault="000F5622" w:rsidP="008D22B4">
            <w:pPr>
              <w:keepNext/>
              <w:tabs>
                <w:tab w:val="left" w:pos="2985"/>
              </w:tabs>
              <w:rPr>
                <w:lang w:eastAsia="de-DE"/>
              </w:rPr>
              <w:pPrChange w:id="175" w:author="Weiss, Sabine (HMKB)" w:date="2026-03-30T10:29:00Z">
                <w:pPr>
                  <w:tabs>
                    <w:tab w:val="left" w:pos="2985"/>
                  </w:tabs>
                </w:pPr>
              </w:pPrChange>
            </w:pPr>
            <w:del w:id="176" w:author="Weiss, Sabine (HMKB)" w:date="2026-03-30T10:29:00Z">
              <w:r w:rsidDel="008D22B4">
                <w:rPr>
                  <w:lang w:eastAsia="de-DE"/>
                </w:rPr>
                <w:tab/>
              </w:r>
            </w:del>
          </w:p>
          <w:tbl>
            <w:tblPr>
              <w:tblW w:w="6521" w:type="dxa"/>
              <w:tblInd w:w="228" w:type="dxa"/>
              <w:tblBorders>
                <w:top w:val="single" w:sz="4" w:space="0" w:color="BFBFBF" w:themeColor="background1" w:themeShade="BF"/>
                <w:bottom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5812"/>
            </w:tblGrid>
            <w:tr w:rsidR="003A7466" w14:paraId="1DC794D4" w14:textId="77777777" w:rsidTr="004C27DB">
              <w:trPr>
                <w:cantSplit/>
                <w:trHeight w:val="284"/>
              </w:trPr>
              <w:tc>
                <w:tcPr>
                  <w:tcW w:w="709" w:type="dxa"/>
                </w:tcPr>
                <w:p w14:paraId="1EF5FCBA" w14:textId="77777777" w:rsidR="003A7466" w:rsidRPr="009B0AA3" w:rsidRDefault="003A7466" w:rsidP="008D22B4">
                  <w:pPr>
                    <w:pStyle w:val="LDTextinhalt"/>
                    <w:keepNext/>
                    <w:pPrChange w:id="177" w:author="Weiss, Sabine (HMKB)" w:date="2026-03-30T10:29:00Z">
                      <w:pPr>
                        <w:pStyle w:val="LDTextinhalt"/>
                      </w:pPr>
                    </w:pPrChange>
                  </w:pPr>
                  <w:r>
                    <w:rPr>
                      <w:noProof/>
                      <w:lang w:eastAsia="de-DE"/>
                    </w:rPr>
                    <w:drawing>
                      <wp:inline distT="0" distB="0" distL="0" distR="0" wp14:anchorId="3EF3C70F" wp14:editId="29286A22">
                        <wp:extent cx="288000" cy="288000"/>
                        <wp:effectExtent l="0" t="0" r="0" b="0"/>
                        <wp:docPr id="35" name="Grafik 151" descr="Symbol Info zur Programmbedienu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" name="Grafik 151" descr="Symbol Info zur Programmbedienu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8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12" w:type="dxa"/>
                  <w:vAlign w:val="center"/>
                </w:tcPr>
                <w:p w14:paraId="5DED3EE4" w14:textId="77777777" w:rsidR="003A7466" w:rsidRDefault="003A7466" w:rsidP="008D22B4">
                  <w:pPr>
                    <w:pStyle w:val="LDTextinhalt"/>
                    <w:keepNext/>
                    <w:rPr>
                      <w:rStyle w:val="hervorhebunggrn"/>
                    </w:rPr>
                    <w:pPrChange w:id="178" w:author="Weiss, Sabine (HMKB)" w:date="2026-03-30T10:29:00Z">
                      <w:pPr>
                        <w:pStyle w:val="LDTextinhalt"/>
                      </w:pPr>
                    </w:pPrChange>
                  </w:pPr>
                  <w:r>
                    <w:rPr>
                      <w:rStyle w:val="hervorhebunggrn"/>
                    </w:rPr>
                    <w:t>Hinweis</w:t>
                  </w:r>
                </w:p>
                <w:p w14:paraId="756ABF5F" w14:textId="58593C36" w:rsidR="007F07AC" w:rsidRDefault="007F07AC" w:rsidP="008D22B4">
                  <w:pPr>
                    <w:pStyle w:val="LDTextinhalt"/>
                    <w:keepNext/>
                    <w:rPr>
                      <w:ins w:id="179" w:author="Weiss, Sabine (HMKB)" w:date="2026-03-30T09:52:00Z"/>
                    </w:rPr>
                    <w:pPrChange w:id="180" w:author="Weiss, Sabine (HMKB)" w:date="2026-03-30T10:29:00Z">
                      <w:pPr>
                        <w:pStyle w:val="LDTextinhalt"/>
                      </w:pPr>
                    </w:pPrChange>
                  </w:pPr>
                  <w:ins w:id="181" w:author="Weiss, Sabine (HMKB)" w:date="2026-03-30T09:52:00Z">
                    <w:r>
                      <w:t xml:space="preserve">Informationen hierzu finden Sie in der Anleitung </w:t>
                    </w:r>
                    <w:r>
                      <w:fldChar w:fldCharType="begin"/>
                    </w:r>
                    <w:r>
                      <w:instrText>HYPERLINK "https://schulehessen.de/LUSD-Anleitungen/Grundlagen/Benutzerverwaltung.pdf"</w:instrText>
                    </w:r>
                    <w:r>
                      <w:fldChar w:fldCharType="separate"/>
                    </w:r>
                    <w:r w:rsidRPr="00071C5C">
                      <w:rPr>
                        <w:rStyle w:val="Hyperlink"/>
                      </w:rPr>
                      <w:t>Benutzerverwaltung in der LUSD</w:t>
                    </w:r>
                    <w:r>
                      <w:rPr>
                        <w:rStyle w:val="Hyperlink"/>
                      </w:rPr>
                      <w:fldChar w:fldCharType="end"/>
                    </w:r>
                  </w:ins>
                </w:p>
                <w:p w14:paraId="50630BF4" w14:textId="5EAB6D8D" w:rsidR="003A7466" w:rsidRDefault="003A7466" w:rsidP="008D22B4">
                  <w:pPr>
                    <w:pStyle w:val="LDTextinhalt"/>
                    <w:keepNext/>
                    <w:pPrChange w:id="182" w:author="Weiss, Sabine (HMKB)" w:date="2026-03-30T10:29:00Z">
                      <w:pPr>
                        <w:pStyle w:val="LDTextinhalt"/>
                      </w:pPr>
                    </w:pPrChange>
                  </w:pPr>
                  <w:r w:rsidRPr="003A7466">
                    <w:t xml:space="preserve">Klicken Sie nach dem Speichern sofort auf </w:t>
                  </w:r>
                  <w:r w:rsidRPr="003A7466">
                    <w:rPr>
                      <w:rStyle w:val="LDProgrammelement"/>
                    </w:rPr>
                    <w:t>Login/Passwort anzeigen</w:t>
                  </w:r>
                  <w:r w:rsidRPr="003A7466">
                    <w:t xml:space="preserve">. Es wird eine Datei mit dem </w:t>
                  </w:r>
                  <w:r w:rsidRPr="003A7466">
                    <w:rPr>
                      <w:rStyle w:val="LDwichtigerText"/>
                    </w:rPr>
                    <w:t>Benutzernamen</w:t>
                  </w:r>
                  <w:r w:rsidRPr="003A7466">
                    <w:t xml:space="preserve"> und dem </w:t>
                  </w:r>
                  <w:r w:rsidRPr="003A7466">
                    <w:rPr>
                      <w:rStyle w:val="LDwichtigerText"/>
                    </w:rPr>
                    <w:t>Initial-Passwort</w:t>
                  </w:r>
                  <w:r w:rsidRPr="003A7466">
                    <w:t xml:space="preserve"> erstellt</w:t>
                  </w:r>
                </w:p>
                <w:p w14:paraId="45329407" w14:textId="0B292720" w:rsidR="000F5622" w:rsidRPr="000F5622" w:rsidDel="007F07AC" w:rsidRDefault="000F5622" w:rsidP="008D22B4">
                  <w:pPr>
                    <w:keepNext/>
                    <w:rPr>
                      <w:del w:id="183" w:author="Weiss, Sabine (HMKB)" w:date="2026-03-30T09:52:00Z"/>
                    </w:rPr>
                    <w:pPrChange w:id="184" w:author="Weiss, Sabine (HMKB)" w:date="2026-03-30T10:29:00Z">
                      <w:pPr/>
                    </w:pPrChange>
                  </w:pPr>
                </w:p>
                <w:p w14:paraId="14F0752E" w14:textId="34BFDF93" w:rsidR="000F5622" w:rsidRPr="000F5622" w:rsidDel="007F07AC" w:rsidRDefault="000F5622" w:rsidP="008D22B4">
                  <w:pPr>
                    <w:keepNext/>
                    <w:rPr>
                      <w:del w:id="185" w:author="Weiss, Sabine (HMKB)" w:date="2026-03-30T09:52:00Z"/>
                    </w:rPr>
                    <w:pPrChange w:id="186" w:author="Weiss, Sabine (HMKB)" w:date="2026-03-30T10:29:00Z">
                      <w:pPr/>
                    </w:pPrChange>
                  </w:pPr>
                </w:p>
                <w:p w14:paraId="1C7BF1C6" w14:textId="60C1E13E" w:rsidR="000F5622" w:rsidRPr="000F5622" w:rsidDel="007F07AC" w:rsidRDefault="000F5622" w:rsidP="008D22B4">
                  <w:pPr>
                    <w:keepNext/>
                    <w:rPr>
                      <w:del w:id="187" w:author="Weiss, Sabine (HMKB)" w:date="2026-03-30T09:52:00Z"/>
                    </w:rPr>
                    <w:pPrChange w:id="188" w:author="Weiss, Sabine (HMKB)" w:date="2026-03-30T10:29:00Z">
                      <w:pPr/>
                    </w:pPrChange>
                  </w:pPr>
                </w:p>
                <w:p w14:paraId="75029378" w14:textId="4A19984C" w:rsidR="000F5622" w:rsidRPr="000F5622" w:rsidDel="007F07AC" w:rsidRDefault="000F5622" w:rsidP="008D22B4">
                  <w:pPr>
                    <w:keepNext/>
                    <w:rPr>
                      <w:del w:id="189" w:author="Weiss, Sabine (HMKB)" w:date="2026-03-30T09:52:00Z"/>
                    </w:rPr>
                    <w:pPrChange w:id="190" w:author="Weiss, Sabine (HMKB)" w:date="2026-03-30T10:29:00Z">
                      <w:pPr/>
                    </w:pPrChange>
                  </w:pPr>
                </w:p>
                <w:p w14:paraId="71928A11" w14:textId="59F70834" w:rsidR="000F5622" w:rsidRPr="000F5622" w:rsidRDefault="000F5622" w:rsidP="008D22B4">
                  <w:pPr>
                    <w:keepNext/>
                    <w:pPrChange w:id="191" w:author="Weiss, Sabine (HMKB)" w:date="2026-03-30T10:29:00Z">
                      <w:pPr/>
                    </w:pPrChange>
                  </w:pPr>
                </w:p>
              </w:tc>
            </w:tr>
            <w:tr w:rsidR="003A7466" w14:paraId="75EEE168" w14:textId="77777777" w:rsidTr="004C27DB">
              <w:trPr>
                <w:cantSplit/>
                <w:trHeight w:val="284"/>
              </w:trPr>
              <w:tc>
                <w:tcPr>
                  <w:tcW w:w="709" w:type="dxa"/>
                </w:tcPr>
                <w:p w14:paraId="3C758D61" w14:textId="784DDAAE" w:rsidR="003A7466" w:rsidRDefault="003A7466" w:rsidP="008D22B4">
                  <w:pPr>
                    <w:pStyle w:val="LDTextinhalt"/>
                    <w:keepNext/>
                    <w:rPr>
                      <w:noProof/>
                      <w:lang w:eastAsia="de-DE"/>
                    </w:rPr>
                    <w:pPrChange w:id="192" w:author="Weiss, Sabine (HMKB)" w:date="2026-03-30T10:29:00Z">
                      <w:pPr>
                        <w:pStyle w:val="LDTextinhalt"/>
                      </w:pPr>
                    </w:pPrChange>
                  </w:pPr>
                  <w:r>
                    <w:rPr>
                      <w:noProof/>
                      <w:lang w:eastAsia="de-DE"/>
                    </w:rPr>
                    <w:drawing>
                      <wp:inline distT="0" distB="0" distL="0" distR="0" wp14:anchorId="5DCB3B39" wp14:editId="58ABD6D7">
                        <wp:extent cx="288000" cy="288000"/>
                        <wp:effectExtent l="0" t="0" r="0" b="0"/>
                        <wp:docPr id="36" name="Grafik 120" descr="Symbol Ausrufezeichen ro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" name="Grafik 120" descr="Symbol Ausrufezeichen ro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8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12" w:type="dxa"/>
                  <w:vAlign w:val="center"/>
                </w:tcPr>
                <w:p w14:paraId="12277658" w14:textId="77777777" w:rsidR="003A7466" w:rsidRPr="00634601" w:rsidRDefault="00634601" w:rsidP="008D22B4">
                  <w:pPr>
                    <w:pStyle w:val="LDTextinhalt"/>
                    <w:keepNext/>
                    <w:rPr>
                      <w:rStyle w:val="LDbesonderswichtigerText0"/>
                    </w:rPr>
                    <w:pPrChange w:id="193" w:author="Weiss, Sabine (HMKB)" w:date="2026-03-30T10:29:00Z">
                      <w:pPr>
                        <w:pStyle w:val="LDTextinhalt"/>
                      </w:pPr>
                    </w:pPrChange>
                  </w:pPr>
                  <w:r w:rsidRPr="00634601">
                    <w:rPr>
                      <w:rStyle w:val="LDbesonderswichtigerText0"/>
                    </w:rPr>
                    <w:t>Achtung</w:t>
                  </w:r>
                </w:p>
                <w:p w14:paraId="1A7D0E28" w14:textId="66645698" w:rsidR="00634601" w:rsidRDefault="00634601" w:rsidP="00E43484">
                  <w:pPr>
                    <w:pStyle w:val="LDAuflistungHandlungenzweiteEbene"/>
                    <w:pPrChange w:id="194" w:author="Weiss, Sabine (HMKB)" w:date="2026-03-30T13:56:00Z">
                      <w:pPr>
                        <w:pStyle w:val="LDHandlungsschritt"/>
                        <w:numPr>
                          <w:numId w:val="27"/>
                        </w:numPr>
                      </w:pPr>
                    </w:pPrChange>
                  </w:pPr>
                  <w:r w:rsidRPr="00EB1ED7">
                    <w:t>Öffnen Sie die</w:t>
                  </w:r>
                  <w:r>
                    <w:t xml:space="preserve">se </w:t>
                  </w:r>
                  <w:r w:rsidRPr="00EB1ED7">
                    <w:t>Datei</w:t>
                  </w:r>
                  <w:r>
                    <w:t>.</w:t>
                  </w:r>
                </w:p>
                <w:p w14:paraId="060D41F4" w14:textId="26510C6A" w:rsidR="00634601" w:rsidRDefault="00634601" w:rsidP="00E43484">
                  <w:pPr>
                    <w:pStyle w:val="LDAuflistungHandlungenzweiteEbene"/>
                    <w:pPrChange w:id="195" w:author="Weiss, Sabine (HMKB)" w:date="2026-03-30T13:56:00Z">
                      <w:pPr>
                        <w:pStyle w:val="LDHandlungsschritt"/>
                      </w:pPr>
                    </w:pPrChange>
                  </w:pPr>
                  <w:r>
                    <w:t>N</w:t>
                  </w:r>
                  <w:r w:rsidRPr="00EB1ED7">
                    <w:t>otieren Sie sich den Benutzername</w:t>
                  </w:r>
                </w:p>
                <w:p w14:paraId="304EA069" w14:textId="54B27336" w:rsidR="00634601" w:rsidRDefault="00634601" w:rsidP="00E43484">
                  <w:pPr>
                    <w:pStyle w:val="LDAuflistungHandlungenzweiteEbene"/>
                    <w:pPrChange w:id="196" w:author="Weiss, Sabine (HMKB)" w:date="2026-03-30T13:56:00Z">
                      <w:pPr>
                        <w:pStyle w:val="LDHandlungsschritt"/>
                      </w:pPr>
                    </w:pPrChange>
                  </w:pPr>
                  <w:r>
                    <w:t xml:space="preserve">Kopieren Sie das Passwort mit </w:t>
                  </w:r>
                  <w:r w:rsidR="00455143">
                    <w:t>Strg</w:t>
                  </w:r>
                  <w:r w:rsidR="000F5622">
                    <w:t>+</w:t>
                  </w:r>
                  <w:r>
                    <w:t>C.</w:t>
                  </w:r>
                </w:p>
                <w:p w14:paraId="33A93FA9" w14:textId="77777777" w:rsidR="00634601" w:rsidRPr="00634601" w:rsidRDefault="00634601" w:rsidP="00E43484">
                  <w:pPr>
                    <w:pStyle w:val="LDAuflistungHandlungenzweiteEbene"/>
                    <w:rPr>
                      <w:rStyle w:val="LDbesonderswichtigerText0"/>
                    </w:rPr>
                    <w:pPrChange w:id="197" w:author="Weiss, Sabine (HMKB)" w:date="2026-03-30T13:56:00Z">
                      <w:pPr>
                        <w:pStyle w:val="LDHandlungsschritt"/>
                      </w:pPr>
                    </w:pPrChange>
                  </w:pPr>
                  <w:r w:rsidRPr="00634601">
                    <w:rPr>
                      <w:rStyle w:val="LDbesonderswichtigerText0"/>
                    </w:rPr>
                    <w:t>Schließen Sie die Datei nicht!!</w:t>
                  </w:r>
                </w:p>
                <w:p w14:paraId="04BD86F4" w14:textId="6E744EAC" w:rsidR="00634601" w:rsidRPr="00634601" w:rsidRDefault="00634601" w:rsidP="00E43484">
                  <w:pPr>
                    <w:pStyle w:val="LDAuflistungHandlungenzweiteEbene"/>
                    <w:pPrChange w:id="198" w:author="Weiss, Sabine (HMKB)" w:date="2026-03-30T13:56:00Z">
                      <w:pPr>
                        <w:pStyle w:val="LDHandlungsschritt"/>
                      </w:pPr>
                    </w:pPrChange>
                  </w:pPr>
                  <w:r w:rsidRPr="00EB1ED7">
                    <w:t xml:space="preserve">Klicken Sie rechts oben </w:t>
                  </w:r>
                  <w:r>
                    <w:t>auf</w:t>
                  </w:r>
                  <w:r w:rsidR="000F5622">
                    <w:t xml:space="preserve"> </w:t>
                  </w:r>
                  <w:r w:rsidR="000F5622" w:rsidRPr="000F5622">
                    <w:rPr>
                      <w:rStyle w:val="LDProgrammelement"/>
                    </w:rPr>
                    <w:t>minimieren</w:t>
                  </w:r>
                  <w: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607964A3" wp14:editId="2C169E81">
                        <wp:extent cx="810000" cy="201600"/>
                        <wp:effectExtent l="19050" t="19050" r="9525" b="27305"/>
                        <wp:docPr id="38" name="Grafik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Seite 2 Verkleinern.PNG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0000" cy="201600"/>
                                </a:xfrm>
                                <a:prstGeom prst="rect">
                                  <a:avLst/>
                                </a:prstGeom>
                                <a:ln w="12700"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 w:rsidRPr="00EB1ED7">
                    <w:t>um die Datei zu verkleinern</w:t>
                  </w:r>
                  <w:r>
                    <w:t>.</w:t>
                  </w:r>
                </w:p>
              </w:tc>
            </w:tr>
          </w:tbl>
          <w:p w14:paraId="104A468E" w14:textId="77777777" w:rsidR="003A7466" w:rsidRPr="00EB1ED7" w:rsidRDefault="003A7466" w:rsidP="008D22B4">
            <w:pPr>
              <w:pStyle w:val="LDAuflistunginTabelle"/>
              <w:keepNext/>
              <w:ind w:left="0" w:firstLine="0"/>
              <w:pPrChange w:id="199" w:author="Weiss, Sabine (HMKB)" w:date="2026-03-30T10:29:00Z">
                <w:pPr>
                  <w:pStyle w:val="LDAuflistunginTabelle"/>
                  <w:ind w:left="0" w:firstLine="0"/>
                </w:pPr>
              </w:pPrChange>
            </w:pPr>
          </w:p>
        </w:tc>
        <w:tc>
          <w:tcPr>
            <w:tcW w:w="852" w:type="dxa"/>
            <w:tcPrChange w:id="200" w:author="Weiss, Sabine (HMKB)" w:date="2026-03-30T13:51:00Z">
              <w:tcPr>
                <w:tcW w:w="764" w:type="dxa"/>
              </w:tcPr>
            </w:tcPrChange>
          </w:tcPr>
          <w:p w14:paraId="0C8178A6" w14:textId="77777777" w:rsidR="003A7466" w:rsidRDefault="003A7466" w:rsidP="008D22B4">
            <w:pPr>
              <w:pStyle w:val="LDTextinhalt"/>
              <w:keepNext/>
              <w:pPrChange w:id="201" w:author="Weiss, Sabine (HMKB)" w:date="2026-03-30T10:29:00Z">
                <w:pPr>
                  <w:pStyle w:val="LDTextinhalt"/>
                </w:pPr>
              </w:pPrChange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3A7466" w:rsidRPr="0038102E" w14:paraId="3E1E0D70" w14:textId="77777777" w:rsidTr="00E43484">
        <w:trPr>
          <w:trHeight w:val="284"/>
          <w:trPrChange w:id="202" w:author="Weiss, Sabine (HMKB)" w:date="2026-03-30T13:51:00Z">
            <w:trPr>
              <w:gridAfter w:val="0"/>
              <w:wAfter w:w="87" w:type="dxa"/>
              <w:trHeight w:val="284"/>
            </w:trPr>
          </w:trPrChange>
        </w:trPr>
        <w:tc>
          <w:tcPr>
            <w:tcW w:w="1928" w:type="dxa"/>
            <w:tcPrChange w:id="203" w:author="Weiss, Sabine (HMKB)" w:date="2026-03-30T13:51:00Z">
              <w:tcPr>
                <w:tcW w:w="1928" w:type="dxa"/>
              </w:tcPr>
            </w:tcPrChange>
          </w:tcPr>
          <w:p w14:paraId="7E26E3B1" w14:textId="1CCDA7F5" w:rsidR="003A7466" w:rsidRPr="007C12E4" w:rsidRDefault="003A7466" w:rsidP="001927C1">
            <w:pPr>
              <w:pStyle w:val="Aufzhlungnummerisch"/>
              <w:ind w:left="0" w:firstLine="0"/>
              <w:rPr>
                <w:rStyle w:val="LDMenpunkt"/>
              </w:rPr>
            </w:pPr>
            <w:r w:rsidRPr="007C12E4">
              <w:rPr>
                <w:rStyle w:val="LDMenpunkt"/>
              </w:rPr>
              <w:t>Schule &gt; Administration &gt; B</w:t>
            </w:r>
            <w:r>
              <w:rPr>
                <w:rStyle w:val="LDMenpunkt"/>
              </w:rPr>
              <w:t>enutzerbe</w:t>
            </w:r>
            <w:ins w:id="204" w:author="Weiss, Sabine (HMKB)" w:date="2026-03-30T13:55:00Z">
              <w:r w:rsidR="00E43484">
                <w:rPr>
                  <w:rStyle w:val="LDMenpunkt"/>
                </w:rPr>
                <w:t>-</w:t>
              </w:r>
            </w:ins>
            <w:r>
              <w:rPr>
                <w:rStyle w:val="LDMenpunkt"/>
              </w:rPr>
              <w:t>rechtigungen</w:t>
            </w:r>
          </w:p>
        </w:tc>
        <w:tc>
          <w:tcPr>
            <w:tcW w:w="7228" w:type="dxa"/>
            <w:tcPrChange w:id="205" w:author="Weiss, Sabine (HMKB)" w:date="2026-03-30T13:51:00Z">
              <w:tcPr>
                <w:tcW w:w="7229" w:type="dxa"/>
                <w:gridSpan w:val="2"/>
              </w:tcPr>
            </w:tcPrChange>
          </w:tcPr>
          <w:p w14:paraId="73EF8182" w14:textId="61932D45" w:rsidR="003A7466" w:rsidRDefault="000F5622" w:rsidP="00E43484">
            <w:pPr>
              <w:pStyle w:val="LDHandlungsschritt"/>
              <w:numPr>
                <w:ilvl w:val="0"/>
                <w:numId w:val="32"/>
              </w:numPr>
              <w:pPrChange w:id="206" w:author="Weiss, Sabine (HMKB)" w:date="2026-03-30T14:02:00Z">
                <w:pPr>
                  <w:pStyle w:val="LDHandlungsschritt"/>
                  <w:numPr>
                    <w:numId w:val="28"/>
                  </w:numPr>
                  <w:ind w:left="0" w:hanging="905"/>
                </w:pPr>
              </w:pPrChange>
            </w:pPr>
            <w:del w:id="207" w:author="Weiss, Sabine (HMKB)" w:date="2026-03-30T13:47:00Z">
              <w:r w:rsidDel="00E43484">
                <w:delText xml:space="preserve">9. </w:delText>
              </w:r>
            </w:del>
            <w:r w:rsidR="003A7466">
              <w:t xml:space="preserve">Weisen Sie sich selbst die nötigen Benutzerprofile zu – </w:t>
            </w:r>
            <w:r>
              <w:t>ganz wichtig ist</w:t>
            </w:r>
            <w:r w:rsidR="003A7466">
              <w:t xml:space="preserve"> das Profil </w:t>
            </w:r>
            <w:commentRangeStart w:id="208"/>
            <w:r w:rsidR="003A7466" w:rsidRPr="00DA332A">
              <w:rPr>
                <w:rStyle w:val="LDwichtigerText"/>
              </w:rPr>
              <w:t>Administrator</w:t>
            </w:r>
            <w:commentRangeEnd w:id="208"/>
            <w:r w:rsidR="009034BD">
              <w:rPr>
                <w:rStyle w:val="Kommentarzeichen"/>
                <w:rFonts w:eastAsiaTheme="minorHAnsi" w:cstheme="minorBidi"/>
                <w:lang w:eastAsia="en-US"/>
              </w:rPr>
              <w:commentReference w:id="208"/>
            </w:r>
            <w:r w:rsidR="003A7466" w:rsidRPr="00DA332A">
              <w:rPr>
                <w:rStyle w:val="LDwichtigerText"/>
              </w:rPr>
              <w:t>.</w:t>
            </w:r>
          </w:p>
          <w:p w14:paraId="4648555B" w14:textId="77777777" w:rsidR="003A7466" w:rsidRDefault="003A7466" w:rsidP="00E43484">
            <w:pPr>
              <w:pStyle w:val="LDHandlungsschritt"/>
              <w:numPr>
                <w:ilvl w:val="0"/>
                <w:numId w:val="32"/>
              </w:numPr>
              <w:pPrChange w:id="209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r>
              <w:t>Speichern Sie die Eingabe und melden sich dann aus der LUSD ab.</w:t>
            </w:r>
          </w:p>
          <w:p w14:paraId="5FFF6AEF" w14:textId="23C7F42B" w:rsidR="00DC51DE" w:rsidRDefault="000F5622" w:rsidP="000F5622">
            <w:pPr>
              <w:pStyle w:val="LDTextinhalteingerckt"/>
            </w:pPr>
            <w:r w:rsidRPr="006F7189">
              <w:rPr>
                <w:noProof/>
              </w:rPr>
              <w:drawing>
                <wp:inline distT="0" distB="0" distL="0" distR="0" wp14:anchorId="3093BFC3" wp14:editId="3E940253">
                  <wp:extent cx="1377950" cy="772160"/>
                  <wp:effectExtent l="19050" t="19050" r="12700" b="2794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0" cy="772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" w:type="dxa"/>
            <w:tcPrChange w:id="210" w:author="Weiss, Sabine (HMKB)" w:date="2026-03-30T13:51:00Z">
              <w:tcPr>
                <w:tcW w:w="764" w:type="dxa"/>
              </w:tcPr>
            </w:tcPrChange>
          </w:tcPr>
          <w:p w14:paraId="64B63BB9" w14:textId="77777777" w:rsidR="003A7466" w:rsidRPr="0038102E" w:rsidRDefault="003A7466" w:rsidP="001927C1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3A7466" w:rsidRPr="0038102E" w14:paraId="71F89F3D" w14:textId="77777777" w:rsidTr="00E43484">
        <w:tblPrEx>
          <w:tblCellMar>
            <w:left w:w="70" w:type="dxa"/>
            <w:right w:w="70" w:type="dxa"/>
          </w:tblCellMar>
          <w:tblPrExChange w:id="211" w:author="Weiss, Sabine (HMKB)" w:date="2026-03-30T13:51:00Z">
            <w:tblPrEx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trPrChange w:id="212" w:author="Weiss, Sabine (HMKB)" w:date="2026-03-30T13:51:00Z">
            <w:trPr>
              <w:gridAfter w:val="0"/>
              <w:wAfter w:w="87" w:type="dxa"/>
              <w:trHeight w:val="284"/>
            </w:trPr>
          </w:trPrChange>
        </w:trPr>
        <w:tc>
          <w:tcPr>
            <w:tcW w:w="1928" w:type="dxa"/>
            <w:tcPrChange w:id="213" w:author="Weiss, Sabine (HMKB)" w:date="2026-03-30T13:51:00Z">
              <w:tcPr>
                <w:tcW w:w="1928" w:type="dxa"/>
              </w:tcPr>
            </w:tcPrChange>
          </w:tcPr>
          <w:p w14:paraId="21F64460" w14:textId="3CCD85E2" w:rsidR="003A7466" w:rsidRPr="007C12E4" w:rsidRDefault="003A7466" w:rsidP="001927C1">
            <w:pPr>
              <w:pStyle w:val="Aufzhlungnummerisch"/>
              <w:ind w:left="0" w:firstLine="0"/>
              <w:rPr>
                <w:rStyle w:val="LDMenpunkt"/>
              </w:rPr>
            </w:pPr>
            <w:r w:rsidRPr="00E10388">
              <w:rPr>
                <w:rStyle w:val="LDMenpunkt"/>
              </w:rPr>
              <w:t>LUSD-</w:t>
            </w:r>
            <w:del w:id="214" w:author="Weiss, Sabine (HMKB)" w:date="2026-03-30T14:01:00Z">
              <w:r w:rsidRPr="00E10388" w:rsidDel="00E43484">
                <w:rPr>
                  <w:rStyle w:val="LDMenpunkt"/>
                </w:rPr>
                <w:delText>Startseite</w:delText>
              </w:r>
            </w:del>
            <w:ins w:id="215" w:author="Weiss, Sabine (HMKB)" w:date="2026-03-30T14:01:00Z">
              <w:r w:rsidR="00E43484">
                <w:rPr>
                  <w:rStyle w:val="LDMenpunkt"/>
                </w:rPr>
                <w:t>Anmeldeseite</w:t>
              </w:r>
            </w:ins>
          </w:p>
        </w:tc>
        <w:tc>
          <w:tcPr>
            <w:tcW w:w="7228" w:type="dxa"/>
            <w:tcPrChange w:id="216" w:author="Weiss, Sabine (HMKB)" w:date="2026-03-30T13:51:00Z">
              <w:tcPr>
                <w:tcW w:w="7229" w:type="dxa"/>
                <w:gridSpan w:val="2"/>
              </w:tcPr>
            </w:tcPrChange>
          </w:tcPr>
          <w:p w14:paraId="339044A8" w14:textId="6AA2AA24" w:rsidR="003A7466" w:rsidRDefault="003A7466" w:rsidP="00E43484">
            <w:pPr>
              <w:pStyle w:val="LDHandlungsschritt"/>
              <w:pPrChange w:id="217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r>
              <w:t>Melden Sie sich wieder in der LUSD an</w:t>
            </w:r>
          </w:p>
          <w:p w14:paraId="40A6AE95" w14:textId="6B967D29" w:rsidR="003A7466" w:rsidRDefault="003A7466" w:rsidP="00E43484">
            <w:pPr>
              <w:pStyle w:val="LDHandlungsschritt"/>
              <w:pPrChange w:id="218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r>
              <w:t xml:space="preserve">Tragen Sie im Feld </w:t>
            </w:r>
            <w:r w:rsidRPr="00DA332A">
              <w:rPr>
                <w:rStyle w:val="LDProgrammelement"/>
              </w:rPr>
              <w:t>Benutzername</w:t>
            </w:r>
            <w:r>
              <w:t xml:space="preserve"> </w:t>
            </w:r>
            <w:ins w:id="219" w:author="Weiss, Sabine (HMKB)" w:date="2026-03-30T10:31:00Z">
              <w:r w:rsidR="002C7A13">
                <w:t>(</w:t>
              </w:r>
            </w:ins>
            <w:ins w:id="220" w:author="Weiss, Sabine (HMKB)" w:date="2026-03-30T10:32:00Z">
              <w:r w:rsidR="002C7A13">
                <w:t xml:space="preserve">Ihr persönlicher Benutzer) </w:t>
              </w:r>
            </w:ins>
            <w:r>
              <w:t xml:space="preserve">den notierten Namen aus </w:t>
            </w:r>
            <w:del w:id="221" w:author="Weiss, Sabine (HMKB)" w:date="2026-03-30T10:32:00Z">
              <w:r w:rsidR="000F5622" w:rsidDel="002C7A13">
                <w:br/>
              </w:r>
            </w:del>
            <w:r>
              <w:t xml:space="preserve">Schritt </w:t>
            </w:r>
            <w:r w:rsidR="000F5622">
              <w:t>acht</w:t>
            </w:r>
            <w:r>
              <w:t xml:space="preserve"> ein.</w:t>
            </w:r>
          </w:p>
          <w:p w14:paraId="00F5ADEC" w14:textId="09654ED1" w:rsidR="003A7466" w:rsidRDefault="003A7466" w:rsidP="00E43484">
            <w:pPr>
              <w:pStyle w:val="LDHandlungsschritt"/>
              <w:pPrChange w:id="222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r>
              <w:t xml:space="preserve">Fügen Sie im Feld </w:t>
            </w:r>
            <w:r w:rsidRPr="00DA332A">
              <w:rPr>
                <w:rStyle w:val="LDProgrammelement"/>
              </w:rPr>
              <w:t xml:space="preserve">Passwort </w:t>
            </w:r>
            <w:r>
              <w:t xml:space="preserve">mit </w:t>
            </w:r>
            <w:r w:rsidR="00455143">
              <w:t>Strg</w:t>
            </w:r>
            <w:r w:rsidR="000F5622">
              <w:t>+</w:t>
            </w:r>
            <w:r>
              <w:t xml:space="preserve">V das kopierte Passwort aus Schritt </w:t>
            </w:r>
            <w:r w:rsidR="000F5622">
              <w:t>acht</w:t>
            </w:r>
            <w:r>
              <w:t xml:space="preserve"> ein.</w:t>
            </w:r>
          </w:p>
          <w:p w14:paraId="52F912E5" w14:textId="04AE420D" w:rsidR="003A7466" w:rsidRDefault="003A7466" w:rsidP="00E43484">
            <w:pPr>
              <w:pStyle w:val="LDHandlungsschritt"/>
              <w:pPrChange w:id="223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r w:rsidRPr="005735EC">
              <w:t>Klicken Sie auf</w:t>
            </w:r>
            <w:r w:rsidR="000F5622">
              <w:t xml:space="preserve"> </w:t>
            </w:r>
            <w:r w:rsidR="000F5622" w:rsidRPr="000F5622">
              <w:rPr>
                <w:rStyle w:val="LDProgrammelement"/>
              </w:rPr>
              <w:t>anmelden</w:t>
            </w:r>
            <w:r w:rsidRPr="005735EC">
              <w:t xml:space="preserve"> </w:t>
            </w:r>
            <w:del w:id="224" w:author="Weiss, Sabine (HMKB)" w:date="2026-03-30T10:32:00Z">
              <w:r w:rsidDel="002C7A13">
                <w:rPr>
                  <w:noProof/>
                </w:rPr>
                <w:drawing>
                  <wp:inline distT="0" distB="0" distL="0" distR="0" wp14:anchorId="7FECB9F4" wp14:editId="37A6C2FF">
                    <wp:extent cx="144000" cy="144000"/>
                    <wp:effectExtent l="0" t="0" r="8890" b="8890"/>
                    <wp:docPr id="28" name="Grafik 400" descr="Schaltsymbol anmelden-einlogge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01" name="Grafik 400" descr="Schaltsymbol anmelden-einloggen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/>
                            <a:srcRect l="18267" t="16305" r="26248" b="23088"/>
                            <a:stretch/>
                          </pic:blipFill>
                          <pic:spPr>
                            <a:xfrm>
                              <a:off x="0" y="0"/>
                              <a:ext cx="144000" cy="144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 w:rsidRPr="00623486" w:rsidDel="002C7A13">
                <w:delText xml:space="preserve">. </w:delText>
              </w:r>
            </w:del>
            <w:ins w:id="225" w:author="Weiss, Sabine (HMKB)" w:date="2026-03-30T10:32:00Z">
              <w:r w:rsidR="002C7A13">
                <w:rPr>
                  <w:noProof/>
                </w:rPr>
                <w:drawing>
                  <wp:inline distT="0" distB="0" distL="0" distR="0" wp14:anchorId="4A3E5B4F" wp14:editId="5541C3BC">
                    <wp:extent cx="144000" cy="144000"/>
                    <wp:effectExtent l="0" t="0" r="8890" b="8890"/>
                    <wp:docPr id="3" name="Grafik 400" descr="Schaltsymbol anmelden-einlogge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01" name="Grafik 400" descr="Schaltsymbol anmelden-einloggen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/>
                            <a:srcRect l="18267" t="16305" r="26248" b="23088"/>
                            <a:stretch/>
                          </pic:blipFill>
                          <pic:spPr>
                            <a:xfrm>
                              <a:off x="0" y="0"/>
                              <a:ext cx="144000" cy="144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 w:rsidR="002C7A13" w:rsidRPr="00623486">
                <w:t>.</w:t>
              </w:r>
              <w:r w:rsidR="002C7A13">
                <w:br/>
              </w:r>
            </w:ins>
            <w:r w:rsidRPr="00623486">
              <w:t xml:space="preserve">Es erscheint die Startseite der </w:t>
            </w:r>
            <w:r w:rsidRPr="005735EC">
              <w:rPr>
                <w:b/>
                <w:bCs/>
              </w:rPr>
              <w:t>LUSD</w:t>
            </w:r>
            <w:r>
              <w:rPr>
                <w:b/>
                <w:bCs/>
              </w:rPr>
              <w:t>.</w:t>
            </w:r>
          </w:p>
        </w:tc>
        <w:tc>
          <w:tcPr>
            <w:tcW w:w="852" w:type="dxa"/>
            <w:tcPrChange w:id="226" w:author="Weiss, Sabine (HMKB)" w:date="2026-03-30T13:51:00Z">
              <w:tcPr>
                <w:tcW w:w="764" w:type="dxa"/>
              </w:tcPr>
            </w:tcPrChange>
          </w:tcPr>
          <w:p w14:paraId="3856B8B4" w14:textId="77777777" w:rsidR="003A7466" w:rsidRPr="0038102E" w:rsidRDefault="003A7466" w:rsidP="001927C1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3A7466" w:rsidRPr="0038102E" w14:paraId="6061460D" w14:textId="77777777" w:rsidTr="00E43484">
        <w:trPr>
          <w:trHeight w:val="284"/>
          <w:trPrChange w:id="227" w:author="Weiss, Sabine (HMKB)" w:date="2026-03-30T13:51:00Z">
            <w:trPr>
              <w:gridAfter w:val="0"/>
              <w:wAfter w:w="87" w:type="dxa"/>
              <w:trHeight w:val="284"/>
            </w:trPr>
          </w:trPrChange>
        </w:trPr>
        <w:tc>
          <w:tcPr>
            <w:tcW w:w="1928" w:type="dxa"/>
            <w:tcPrChange w:id="228" w:author="Weiss, Sabine (HMKB)" w:date="2026-03-30T13:51:00Z">
              <w:tcPr>
                <w:tcW w:w="1928" w:type="dxa"/>
              </w:tcPr>
            </w:tcPrChange>
          </w:tcPr>
          <w:p w14:paraId="52BFCAB9" w14:textId="77777777" w:rsidR="003A7466" w:rsidRPr="007C12E4" w:rsidRDefault="003A7466" w:rsidP="001927C1">
            <w:pPr>
              <w:pStyle w:val="Aufzhlungnummerisch"/>
              <w:ind w:left="0" w:firstLine="0"/>
              <w:rPr>
                <w:rStyle w:val="LDMenpunkt"/>
              </w:rPr>
            </w:pPr>
          </w:p>
        </w:tc>
        <w:tc>
          <w:tcPr>
            <w:tcW w:w="7228" w:type="dxa"/>
            <w:tcPrChange w:id="229" w:author="Weiss, Sabine (HMKB)" w:date="2026-03-30T13:51:00Z">
              <w:tcPr>
                <w:tcW w:w="7229" w:type="dxa"/>
                <w:gridSpan w:val="2"/>
              </w:tcPr>
            </w:tcPrChange>
          </w:tcPr>
          <w:p w14:paraId="4566DE41" w14:textId="25A07936" w:rsidR="003A7466" w:rsidRDefault="003A7466" w:rsidP="00E43484">
            <w:pPr>
              <w:pStyle w:val="LDHandlungsschritt"/>
              <w:pPrChange w:id="230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r>
              <w:t>Vergeben Sie sich ein neues persönliches Passwort</w:t>
            </w:r>
          </w:p>
        </w:tc>
        <w:tc>
          <w:tcPr>
            <w:tcW w:w="852" w:type="dxa"/>
            <w:tcPrChange w:id="231" w:author="Weiss, Sabine (HMKB)" w:date="2026-03-30T13:51:00Z">
              <w:tcPr>
                <w:tcW w:w="764" w:type="dxa"/>
              </w:tcPr>
            </w:tcPrChange>
          </w:tcPr>
          <w:p w14:paraId="16694AA4" w14:textId="77777777" w:rsidR="003A7466" w:rsidRPr="0038102E" w:rsidRDefault="003A7466" w:rsidP="001927C1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</w:p>
        </w:tc>
      </w:tr>
      <w:tr w:rsidR="003A7466" w:rsidRPr="0038102E" w14:paraId="1B81FD99" w14:textId="77777777" w:rsidTr="00E43484">
        <w:trPr>
          <w:trHeight w:val="284"/>
          <w:trPrChange w:id="232" w:author="Weiss, Sabine (HMKB)" w:date="2026-03-30T13:51:00Z">
            <w:trPr>
              <w:gridAfter w:val="0"/>
              <w:wAfter w:w="87" w:type="dxa"/>
              <w:trHeight w:val="284"/>
            </w:trPr>
          </w:trPrChange>
        </w:trPr>
        <w:tc>
          <w:tcPr>
            <w:tcW w:w="1928" w:type="dxa"/>
            <w:tcPrChange w:id="233" w:author="Weiss, Sabine (HMKB)" w:date="2026-03-30T13:51:00Z">
              <w:tcPr>
                <w:tcW w:w="1928" w:type="dxa"/>
              </w:tcPr>
            </w:tcPrChange>
          </w:tcPr>
          <w:p w14:paraId="6A01DCCC" w14:textId="77777777" w:rsidR="003A7466" w:rsidRPr="007C12E4" w:rsidRDefault="003A7466" w:rsidP="001927C1">
            <w:pPr>
              <w:pStyle w:val="Aufzhlungnummerisch"/>
              <w:ind w:left="0" w:firstLine="0"/>
              <w:rPr>
                <w:rStyle w:val="LDMenpunkt"/>
              </w:rPr>
            </w:pPr>
          </w:p>
        </w:tc>
        <w:tc>
          <w:tcPr>
            <w:tcW w:w="7228" w:type="dxa"/>
            <w:tcPrChange w:id="234" w:author="Weiss, Sabine (HMKB)" w:date="2026-03-30T13:51:00Z">
              <w:tcPr>
                <w:tcW w:w="7229" w:type="dxa"/>
                <w:gridSpan w:val="2"/>
              </w:tcPr>
            </w:tcPrChange>
          </w:tcPr>
          <w:p w14:paraId="2BBD8B50" w14:textId="6015E706" w:rsidR="003A7466" w:rsidRDefault="003A7466" w:rsidP="00E43484">
            <w:pPr>
              <w:pStyle w:val="LDHandlungsschritt"/>
              <w:pPrChange w:id="235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r>
              <w:t xml:space="preserve">Legen Sie nun unbedingt einen weiteren Benutzer </w:t>
            </w:r>
            <w:r w:rsidRPr="00DA332A">
              <w:rPr>
                <w:rStyle w:val="LDwichtigerText"/>
              </w:rPr>
              <w:t>mit Administratorenrechten</w:t>
            </w:r>
            <w:r w:rsidRPr="007416D7">
              <w:rPr>
                <w:rStyle w:val="LDwichtigerText"/>
              </w:rPr>
              <w:t xml:space="preserve"> </w:t>
            </w:r>
            <w:r>
              <w:t xml:space="preserve">an, indem Sie die Schritte </w:t>
            </w:r>
            <w:r w:rsidR="000F5622">
              <w:t>sechs</w:t>
            </w:r>
            <w:r>
              <w:t xml:space="preserve"> bis </w:t>
            </w:r>
            <w:r w:rsidR="000F5622">
              <w:t xml:space="preserve">acht </w:t>
            </w:r>
            <w:r>
              <w:t>für diesen Benutzer durchführen.</w:t>
            </w:r>
          </w:p>
        </w:tc>
        <w:tc>
          <w:tcPr>
            <w:tcW w:w="852" w:type="dxa"/>
            <w:tcPrChange w:id="236" w:author="Weiss, Sabine (HMKB)" w:date="2026-03-30T13:51:00Z">
              <w:tcPr>
                <w:tcW w:w="764" w:type="dxa"/>
              </w:tcPr>
            </w:tcPrChange>
          </w:tcPr>
          <w:p w14:paraId="21963BD4" w14:textId="77777777" w:rsidR="003A7466" w:rsidRPr="0038102E" w:rsidRDefault="003A7466" w:rsidP="001927C1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3A7466" w:rsidRPr="0038102E" w14:paraId="7E1AE60D" w14:textId="77777777" w:rsidTr="00E43484">
        <w:trPr>
          <w:trHeight w:val="284"/>
          <w:trPrChange w:id="237" w:author="Weiss, Sabine (HMKB)" w:date="2026-03-30T13:51:00Z">
            <w:trPr>
              <w:gridAfter w:val="0"/>
              <w:wAfter w:w="87" w:type="dxa"/>
              <w:trHeight w:val="284"/>
            </w:trPr>
          </w:trPrChange>
        </w:trPr>
        <w:tc>
          <w:tcPr>
            <w:tcW w:w="1928" w:type="dxa"/>
            <w:tcPrChange w:id="238" w:author="Weiss, Sabine (HMKB)" w:date="2026-03-30T13:51:00Z">
              <w:tcPr>
                <w:tcW w:w="1928" w:type="dxa"/>
              </w:tcPr>
            </w:tcPrChange>
          </w:tcPr>
          <w:p w14:paraId="64EA984B" w14:textId="77777777" w:rsidR="003A7466" w:rsidRPr="007C12E4" w:rsidRDefault="003A7466" w:rsidP="001927C1">
            <w:pPr>
              <w:pStyle w:val="Aufzhlungnummerisch"/>
              <w:ind w:left="0" w:firstLine="0"/>
              <w:rPr>
                <w:rStyle w:val="LDMenpunkt"/>
              </w:rPr>
            </w:pPr>
          </w:p>
        </w:tc>
        <w:tc>
          <w:tcPr>
            <w:tcW w:w="7228" w:type="dxa"/>
            <w:tcPrChange w:id="239" w:author="Weiss, Sabine (HMKB)" w:date="2026-03-30T13:51:00Z">
              <w:tcPr>
                <w:tcW w:w="7229" w:type="dxa"/>
                <w:gridSpan w:val="2"/>
              </w:tcPr>
            </w:tcPrChange>
          </w:tcPr>
          <w:p w14:paraId="5E5B9CE0" w14:textId="73BFD36D" w:rsidR="003A7466" w:rsidRDefault="003A7466" w:rsidP="00E43484">
            <w:pPr>
              <w:pStyle w:val="LDHandlungsschritt"/>
              <w:pPrChange w:id="240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r>
              <w:t>Legen Sie bei Bedarf weitere Benutzer an und weisen ihnen – entsprechend ihre</w:t>
            </w:r>
            <w:r w:rsidR="000F5622">
              <w:t>r</w:t>
            </w:r>
            <w:r>
              <w:t xml:space="preserve"> Aufgaben – die passenden Benutzerprofile zu.</w:t>
            </w:r>
          </w:p>
        </w:tc>
        <w:tc>
          <w:tcPr>
            <w:tcW w:w="852" w:type="dxa"/>
            <w:tcPrChange w:id="241" w:author="Weiss, Sabine (HMKB)" w:date="2026-03-30T13:51:00Z">
              <w:tcPr>
                <w:tcW w:w="764" w:type="dxa"/>
              </w:tcPr>
            </w:tcPrChange>
          </w:tcPr>
          <w:p w14:paraId="7B9E2C6A" w14:textId="77777777" w:rsidR="003A7466" w:rsidRPr="0038102E" w:rsidRDefault="003A7466" w:rsidP="001927C1">
            <w:pPr>
              <w:pStyle w:val="LDTextinhalt"/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r w:rsidRPr="0038102E">
              <w:rPr>
                <w:rStyle w:val="SchwacheHervorhebung"/>
                <w:rFonts w:ascii="Wingdings" w:hAnsi="Wingdings"/>
                <w:i w:val="0"/>
                <w:sz w:val="32"/>
                <w:szCs w:val="32"/>
              </w:rPr>
              <w:t></w:t>
            </w:r>
          </w:p>
        </w:tc>
      </w:tr>
      <w:tr w:rsidR="00E80A77" w:rsidRPr="0038102E" w14:paraId="26C44901" w14:textId="77777777" w:rsidTr="00E43484">
        <w:trPr>
          <w:trHeight w:val="284"/>
          <w:ins w:id="242" w:author="Weiss, Sabine (HMKB)" w:date="2026-03-30T10:14:00Z"/>
          <w:trPrChange w:id="243" w:author="Weiss, Sabine (HMKB)" w:date="2026-03-30T13:51:00Z">
            <w:trPr>
              <w:trHeight w:val="284"/>
            </w:trPr>
          </w:trPrChange>
        </w:trPr>
        <w:tc>
          <w:tcPr>
            <w:tcW w:w="1928" w:type="dxa"/>
            <w:tcPrChange w:id="244" w:author="Weiss, Sabine (HMKB)" w:date="2026-03-30T13:51:00Z">
              <w:tcPr>
                <w:tcW w:w="1928" w:type="dxa"/>
              </w:tcPr>
            </w:tcPrChange>
          </w:tcPr>
          <w:p w14:paraId="5BC37515" w14:textId="422DF5C1" w:rsidR="00AD20C4" w:rsidRPr="007C12E4" w:rsidRDefault="004A0397" w:rsidP="001927C1">
            <w:pPr>
              <w:pStyle w:val="Aufzhlungnummerisch"/>
              <w:ind w:left="0" w:firstLine="0"/>
              <w:rPr>
                <w:ins w:id="245" w:author="Weiss, Sabine (HMKB)" w:date="2026-03-30T10:14:00Z"/>
                <w:rStyle w:val="LDMenpunkt"/>
              </w:rPr>
            </w:pPr>
            <w:ins w:id="246" w:author="Weiss, Sabine (HMKB)" w:date="2026-03-30T10:35:00Z">
              <w:r>
                <w:rPr>
                  <w:rStyle w:val="LDMenpunkt"/>
                </w:rPr>
                <w:t>Personal</w:t>
              </w:r>
              <w:r w:rsidRPr="00E10388">
                <w:rPr>
                  <w:rStyle w:val="LDMenpunkt"/>
                </w:rPr>
                <w:t>-</w:t>
              </w:r>
              <w:r>
                <w:rPr>
                  <w:rStyle w:val="LDMenpunkt"/>
                </w:rPr>
                <w:t>Personal</w:t>
              </w:r>
            </w:ins>
            <w:ins w:id="247" w:author="Weiss, Sabine (HMKB)" w:date="2026-03-30T10:36:00Z">
              <w:r>
                <w:rPr>
                  <w:rStyle w:val="LDMenpunkt"/>
                </w:rPr>
                <w:t>basis</w:t>
              </w:r>
            </w:ins>
            <w:ins w:id="248" w:author="Weiss, Sabine (HMKB)" w:date="2026-03-30T13:55:00Z">
              <w:r w:rsidR="00E43484">
                <w:rPr>
                  <w:rStyle w:val="LDMenpunkt"/>
                </w:rPr>
                <w:t>-</w:t>
              </w:r>
            </w:ins>
            <w:ins w:id="249" w:author="Weiss, Sabine (HMKB)" w:date="2026-03-30T10:36:00Z">
              <w:r>
                <w:rPr>
                  <w:rStyle w:val="LDMenpunkt"/>
                </w:rPr>
                <w:t>daten-</w:t>
              </w:r>
            </w:ins>
            <w:ins w:id="250" w:author="Weiss, Sabine (HMKB)" w:date="2026-03-30T10:35:00Z">
              <w:r>
                <w:rPr>
                  <w:rStyle w:val="LDMenpunkt"/>
                </w:rPr>
                <w:t>Personalübersicht</w:t>
              </w:r>
            </w:ins>
          </w:p>
        </w:tc>
        <w:tc>
          <w:tcPr>
            <w:tcW w:w="7228" w:type="dxa"/>
            <w:tcPrChange w:id="251" w:author="Weiss, Sabine (HMKB)" w:date="2026-03-30T13:51:00Z">
              <w:tcPr>
                <w:tcW w:w="7229" w:type="dxa"/>
                <w:gridSpan w:val="2"/>
              </w:tcPr>
            </w:tcPrChange>
          </w:tcPr>
          <w:p w14:paraId="7B43FC08" w14:textId="7872A4E9" w:rsidR="004A0397" w:rsidRDefault="004A0397" w:rsidP="00E43484">
            <w:pPr>
              <w:pStyle w:val="LDHandlungsschritt"/>
              <w:rPr>
                <w:ins w:id="252" w:author="Weiss, Sabine (HMKB)" w:date="2026-03-30T10:37:00Z"/>
              </w:rPr>
              <w:pPrChange w:id="253" w:author="Weiss, Sabine (HMKB)" w:date="2026-03-30T14:02:00Z">
                <w:pPr>
                  <w:pStyle w:val="LDHandlungsschritteab10"/>
                  <w:ind w:left="357"/>
                </w:pPr>
              </w:pPrChange>
            </w:pPr>
            <w:ins w:id="254" w:author="Weiss, Sabine (HMKB)" w:date="2026-03-30T10:36:00Z">
              <w:r>
                <w:t xml:space="preserve">Löschen Sie </w:t>
              </w:r>
            </w:ins>
            <w:ins w:id="255" w:author="Weiss, Sabine (HMKB)" w:date="2026-03-30T14:02:00Z">
              <w:r w:rsidR="007C2279">
                <w:t xml:space="preserve">den </w:t>
              </w:r>
              <w:r w:rsidR="007C2279" w:rsidRPr="006C06E5">
                <w:rPr>
                  <w:rStyle w:val="LDwichtigerText"/>
                  <w:rPrChange w:id="256" w:author="Weiss, Sabine (HMKB)" w:date="2026-03-30T14:10:00Z">
                    <w:rPr/>
                  </w:rPrChange>
                </w:rPr>
                <w:t>Erstbenutzer</w:t>
              </w:r>
              <w:r w:rsidR="007C2279">
                <w:t xml:space="preserve"> bzw. inaktivieren Sie das dazugehörige Personal</w:t>
              </w:r>
            </w:ins>
          </w:p>
          <w:p w14:paraId="1F8F5D55" w14:textId="77777777" w:rsidR="00AD20C4" w:rsidRDefault="004A0397" w:rsidP="007C2279">
            <w:pPr>
              <w:pStyle w:val="LDAuflistungHandlungenzweiteEbene"/>
              <w:rPr>
                <w:ins w:id="257" w:author="Weiss, Sabine (HMKB)" w:date="2026-03-30T14:04:00Z"/>
              </w:rPr>
            </w:pPr>
            <w:ins w:id="258" w:author="Weiss, Sabine (HMKB)" w:date="2026-03-30T10:37:00Z">
              <w:r>
                <w:t>Klicken Sie in der Spalte Name auf das Personal mit dem Kürzel star</w:t>
              </w:r>
            </w:ins>
          </w:p>
          <w:p w14:paraId="7098FC9E" w14:textId="77777777" w:rsidR="006C06E5" w:rsidRDefault="006C06E5" w:rsidP="007C2279">
            <w:pPr>
              <w:pStyle w:val="LDAuflistungHandlungenzweiteEbene"/>
              <w:rPr>
                <w:ins w:id="259" w:author="Weiss, Sabine (HMKB)" w:date="2026-03-30T14:06:00Z"/>
              </w:rPr>
            </w:pPr>
            <w:ins w:id="260" w:author="Weiss, Sabine (HMKB)" w:date="2026-03-30T14:04:00Z">
              <w:r>
                <w:t>Klicken Sie auf d</w:t>
              </w:r>
            </w:ins>
            <w:ins w:id="261" w:author="Weiss, Sabine (HMKB)" w:date="2026-03-30T14:05:00Z">
              <w:r>
                <w:t>ie Schalf</w:t>
              </w:r>
            </w:ins>
            <w:ins w:id="262" w:author="Weiss, Sabine (HMKB)" w:date="2026-03-30T14:06:00Z">
              <w:r>
                <w:t>l</w:t>
              </w:r>
            </w:ins>
            <w:ins w:id="263" w:author="Weiss, Sabine (HMKB)" w:date="2026-03-30T14:05:00Z">
              <w:r>
                <w:t xml:space="preserve">äche </w:t>
              </w:r>
            </w:ins>
            <w:ins w:id="264" w:author="Weiss, Sabine (HMKB)" w:date="2026-03-30T14:06:00Z">
              <w:r>
                <w:object w:dxaOrig="1620" w:dyaOrig="255" w14:anchorId="1F195E15">
                  <v:shape id="_x0000_i1137" type="#_x0000_t75" style="width:75.35pt;height:12.05pt" o:ole="">
                    <v:imagedata r:id="rId25" o:title=""/>
                  </v:shape>
                  <o:OLEObject Type="Embed" ProgID="Paint.Picture" ShapeID="_x0000_i1137" DrawAspect="Content" ObjectID="_1836385213" r:id="rId26"/>
                </w:object>
              </w:r>
            </w:ins>
          </w:p>
          <w:p w14:paraId="5A7E44F7" w14:textId="77777777" w:rsidR="006C06E5" w:rsidRDefault="006C06E5" w:rsidP="007C2279">
            <w:pPr>
              <w:pStyle w:val="LDAuflistungHandlungenzweiteEbene"/>
              <w:rPr>
                <w:ins w:id="265" w:author="Weiss, Sabine (HMKB)" w:date="2026-03-30T14:07:00Z"/>
              </w:rPr>
            </w:pPr>
            <w:ins w:id="266" w:author="Weiss, Sabine (HMKB)" w:date="2026-03-30T14:06:00Z">
              <w:r>
                <w:t xml:space="preserve">Bestätigen Sie die </w:t>
              </w:r>
            </w:ins>
            <w:ins w:id="267" w:author="Weiss, Sabine (HMKB)" w:date="2026-03-30T14:07:00Z">
              <w:r>
                <w:t>Abfrage bezüglich des LUSD-Benutzers mit der Schalfläche „Ja“</w:t>
              </w:r>
            </w:ins>
          </w:p>
          <w:p w14:paraId="5DE2145A" w14:textId="77777777" w:rsidR="006C06E5" w:rsidRDefault="006C06E5" w:rsidP="007C2279">
            <w:pPr>
              <w:pStyle w:val="LDAuflistungHandlungenzweiteEbene"/>
              <w:rPr>
                <w:ins w:id="268" w:author="Weiss, Sabine (HMKB)" w:date="2026-03-30T14:09:00Z"/>
              </w:rPr>
            </w:pPr>
            <w:ins w:id="269" w:author="Weiss, Sabine (HMKB)" w:date="2026-03-30T14:08:00Z">
              <w:r>
                <w:t xml:space="preserve">Klicken Sie auf die Schaltfläche </w:t>
              </w:r>
            </w:ins>
            <w:ins w:id="270" w:author="Weiss, Sabine (HMKB)" w:date="2026-03-30T14:09:00Z">
              <w:r>
                <w:object w:dxaOrig="1590" w:dyaOrig="405" w14:anchorId="6A3F4546">
                  <v:shape id="_x0000_i1140" type="#_x0000_t75" style="width:49.1pt;height:12.9pt" o:ole="">
                    <v:imagedata r:id="rId27" o:title=""/>
                  </v:shape>
                  <o:OLEObject Type="Embed" ProgID="Paint.Picture" ShapeID="_x0000_i1140" DrawAspect="Content" ObjectID="_1836385214" r:id="rId28"/>
                </w:object>
              </w:r>
            </w:ins>
          </w:p>
          <w:p w14:paraId="03BF2294" w14:textId="77777777" w:rsidR="006C06E5" w:rsidRDefault="006C06E5" w:rsidP="007C2279">
            <w:pPr>
              <w:pStyle w:val="LDAuflistungHandlungenzweiteEbene"/>
              <w:rPr>
                <w:ins w:id="271" w:author="Weiss, Sabine (HMKB)" w:date="2026-03-30T14:11:00Z"/>
              </w:rPr>
            </w:pPr>
            <w:ins w:id="272" w:author="Weiss, Sabine (HMKB)" w:date="2026-03-30T14:09:00Z">
              <w:r>
                <w:t xml:space="preserve">Das Personal und der LUSD-Benutzer </w:t>
              </w:r>
            </w:ins>
            <w:ins w:id="273" w:author="Weiss, Sabine (HMKB)" w:date="2026-03-30T14:10:00Z">
              <w:r w:rsidR="00F26973">
                <w:t>sind</w:t>
              </w:r>
            </w:ins>
            <w:ins w:id="274" w:author="Weiss, Sabine (HMKB)" w:date="2026-03-30T14:09:00Z">
              <w:r>
                <w:t xml:space="preserve"> gelöscht</w:t>
              </w:r>
            </w:ins>
          </w:p>
          <w:p w14:paraId="746F9273" w14:textId="488CDFF7" w:rsidR="00A34F3C" w:rsidRDefault="00A34F3C" w:rsidP="007C2279">
            <w:pPr>
              <w:pStyle w:val="LDAuflistungHandlungenzweiteEbene"/>
              <w:rPr>
                <w:ins w:id="275" w:author="Weiss, Sabine (HMKB)" w:date="2026-03-30T10:14:00Z"/>
              </w:rPr>
              <w:pPrChange w:id="276" w:author="Weiss, Sabine (HMKB)" w:date="2026-03-30T14:03:00Z">
                <w:pPr>
                  <w:pStyle w:val="LDHandlungsschritteab10"/>
                  <w:ind w:left="357"/>
                </w:pPr>
              </w:pPrChange>
            </w:pPr>
            <w:ins w:id="277" w:author="Weiss, Sabine (HMKB)" w:date="2026-03-30T14:11:00Z">
              <w:r>
                <w:t>Es stehen die zuvor angelegten personalisierten LUSD-Benutzer zur Bearbeitung der LUSD zur Verfügung</w:t>
              </w:r>
            </w:ins>
          </w:p>
        </w:tc>
        <w:tc>
          <w:tcPr>
            <w:tcW w:w="852" w:type="dxa"/>
            <w:tcPrChange w:id="278" w:author="Weiss, Sabine (HMKB)" w:date="2026-03-30T13:51:00Z">
              <w:tcPr>
                <w:tcW w:w="764" w:type="dxa"/>
                <w:gridSpan w:val="2"/>
              </w:tcPr>
            </w:tcPrChange>
          </w:tcPr>
          <w:p w14:paraId="77522E39" w14:textId="52CE260F" w:rsidR="00AD20C4" w:rsidRPr="0038102E" w:rsidRDefault="00EB06B0" w:rsidP="001927C1">
            <w:pPr>
              <w:pStyle w:val="LDTextinhalt"/>
              <w:rPr>
                <w:ins w:id="279" w:author="Weiss, Sabine (HMKB)" w:date="2026-03-30T10:14:00Z"/>
                <w:rStyle w:val="SchwacheHervorhebung"/>
                <w:rFonts w:ascii="Wingdings" w:hAnsi="Wingdings"/>
                <w:i w:val="0"/>
                <w:sz w:val="32"/>
                <w:szCs w:val="32"/>
              </w:rPr>
            </w:pPr>
            <w:ins w:id="280" w:author="Weiss, Sabine (HMKB)" w:date="2026-03-30T14:11:00Z">
              <w:r w:rsidRPr="0038102E">
                <w:rPr>
                  <w:rStyle w:val="SchwacheHervorhebung"/>
                  <w:rFonts w:ascii="Wingdings" w:hAnsi="Wingdings"/>
                  <w:i w:val="0"/>
                  <w:sz w:val="32"/>
                  <w:szCs w:val="32"/>
                </w:rPr>
                <w:t></w:t>
              </w:r>
            </w:ins>
          </w:p>
        </w:tc>
      </w:tr>
    </w:tbl>
    <w:p w14:paraId="6FDDAF6A" w14:textId="306D0656" w:rsidR="003A7466" w:rsidRDefault="003A7466" w:rsidP="000F5622">
      <w:pPr>
        <w:pStyle w:val="berschriftVorbemerkungen"/>
      </w:pPr>
      <w:r w:rsidRPr="00BE503F">
        <w:t>Anwenderunterstützung</w:t>
      </w:r>
      <w:ins w:id="281" w:author="Weiss, Sabine (HMKB)" w:date="2026-03-30T13:35:00Z">
        <w:r w:rsidR="00E80A77">
          <w:t xml:space="preserve"> LUSD</w:t>
        </w:r>
      </w:ins>
    </w:p>
    <w:p w14:paraId="3E41EB89" w14:textId="77777777" w:rsidR="00C32B30" w:rsidRDefault="00C32B30" w:rsidP="00C32B30">
      <w:pPr>
        <w:rPr>
          <w:ins w:id="282" w:author="Weiss, Sabine (HMKB)" w:date="2026-03-30T13:20:00Z"/>
        </w:rPr>
      </w:pPr>
      <w:ins w:id="283" w:author="Weiss, Sabine (HMKB)" w:date="2026-03-30T13:20:00Z">
        <w:r>
          <w:t>Sollten Sie bei der Anwendung Unterstützung benötigen, gibt es dafür verschiedene Angebote:</w:t>
        </w:r>
      </w:ins>
    </w:p>
    <w:p w14:paraId="01F5CF60" w14:textId="77777777" w:rsidR="00C32B30" w:rsidRDefault="00C32B30" w:rsidP="00C32B30">
      <w:pPr>
        <w:pStyle w:val="VorbemerkungUnterkapitel"/>
        <w:rPr>
          <w:ins w:id="284" w:author="Weiss, Sabine (HMKB)" w:date="2026-03-30T13:20:00Z"/>
        </w:rPr>
      </w:pPr>
      <w:ins w:id="285" w:author="Weiss, Sabine (HMKB)" w:date="2026-03-30T13:20:00Z">
        <w:r w:rsidRPr="00C20B33">
          <w:t>LUSD-Online Hilfe</w:t>
        </w:r>
      </w:ins>
    </w:p>
    <w:p w14:paraId="4E2138DE" w14:textId="77777777" w:rsidR="00C32B30" w:rsidRDefault="00C32B30" w:rsidP="00C32B30">
      <w:pPr>
        <w:pStyle w:val="LDTextinhalteingerckt"/>
        <w:rPr>
          <w:ins w:id="286" w:author="Weiss, Sabine (HMKB)" w:date="2026-03-30T13:20:00Z"/>
        </w:rPr>
      </w:pPr>
      <w:ins w:id="287" w:author="Weiss, Sabine (HMKB)" w:date="2026-03-30T13:20:00Z">
        <w:r>
          <w:t>Für jede Webseite in der LUSD gibt es die passende Online-Hilfe. S</w:t>
        </w:r>
        <w:r w:rsidRPr="00BC2266">
          <w:t xml:space="preserve">ie erreichen die LUSD-Hilfe durch einen Klick auf </w:t>
        </w:r>
        <w:r>
          <w:rPr>
            <w:noProof/>
            <w:lang w:eastAsia="de-DE"/>
          </w:rPr>
          <w:drawing>
            <wp:inline distT="0" distB="0" distL="0" distR="0" wp14:anchorId="3FB9D811" wp14:editId="57A2DCD1">
              <wp:extent cx="417600" cy="144000"/>
              <wp:effectExtent l="0" t="0" r="1905" b="8890"/>
              <wp:docPr id="5" name="Grafik 137" descr="Schaltfläche Hilfe aufrufe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8" name="Grafik 137" descr="Schaltfläche Hilfe aufrufen"/>
                      <pic:cNvPicPr>
                        <a:picLocks noChangeAspect="1"/>
                      </pic:cNvPicPr>
                    </pic:nvPicPr>
                    <pic:blipFill rotWithShape="1">
                      <a:blip r:embed="rId29"/>
                      <a:srcRect l="21978" t="28526" r="19723" b="28526"/>
                      <a:stretch/>
                    </pic:blipFill>
                    <pic:spPr>
                      <a:xfrm>
                        <a:off x="0" y="0"/>
                        <a:ext cx="417600" cy="144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>.</w:t>
        </w:r>
      </w:ins>
    </w:p>
    <w:p w14:paraId="6B8F6FD2" w14:textId="77777777" w:rsidR="00C32B30" w:rsidRPr="00C20B33" w:rsidRDefault="00C32B30" w:rsidP="00C32B30">
      <w:pPr>
        <w:pStyle w:val="LDTextinhalteingerckt"/>
        <w:rPr>
          <w:ins w:id="288" w:author="Weiss, Sabine (HMKB)" w:date="2026-03-30T13:20:00Z"/>
        </w:rPr>
      </w:pPr>
      <w:ins w:id="289" w:author="Weiss, Sabine (HMKB)" w:date="2026-03-30T13:20:00Z">
        <w:r w:rsidRPr="00F9563E">
          <w:rPr>
            <w:noProof/>
            <w:lang w:eastAsia="de-DE"/>
          </w:rPr>
          <w:drawing>
            <wp:inline distT="0" distB="0" distL="0" distR="0" wp14:anchorId="1DFE1332" wp14:editId="373333C4">
              <wp:extent cx="2520000" cy="536400"/>
              <wp:effectExtent l="19050" t="19050" r="13970" b="16510"/>
              <wp:docPr id="10" name="Grafik 10" descr="Dieses Bild zeigt, dass sich die Online Hilfe oben rechts auf der jeweiligen LUSD Webseite befindet. " title="LUSD-Online Hilf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0000" cy="536400"/>
                      </a:xfrm>
                      <a:prstGeom prst="rect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78C1AD98" w14:textId="77777777" w:rsidR="00C32B30" w:rsidRDefault="00C32B30" w:rsidP="00C32B30">
      <w:pPr>
        <w:pStyle w:val="VorbemerkungUnterkapitel"/>
        <w:rPr>
          <w:ins w:id="290" w:author="Weiss, Sabine (HMKB)" w:date="2026-03-30T13:20:00Z"/>
        </w:rPr>
      </w:pPr>
      <w:ins w:id="291" w:author="Weiss, Sabine (HMKB)" w:date="2026-03-30T13:20:00Z">
        <w:r>
          <w:t>LUSD-Angebote</w:t>
        </w:r>
      </w:ins>
    </w:p>
    <w:p w14:paraId="392D860C" w14:textId="77777777" w:rsidR="00C32B30" w:rsidRDefault="00C32B30" w:rsidP="00C32B30">
      <w:pPr>
        <w:pStyle w:val="LDTextinhalteingerckt"/>
        <w:rPr>
          <w:ins w:id="292" w:author="Weiss, Sabine (HMKB)" w:date="2026-03-30T13:20:00Z"/>
        </w:rPr>
      </w:pPr>
      <w:ins w:id="293" w:author="Weiss, Sabine (HMKB)" w:date="2026-03-30T13:20:00Z">
        <w:r>
          <w:t xml:space="preserve">Auf der Webseite </w:t>
        </w:r>
        <w:r>
          <w:fldChar w:fldCharType="begin"/>
        </w:r>
        <w:r>
          <w:instrText>HYPERLINK "https://lusdinfo.hessen.de"</w:instrText>
        </w:r>
        <w:r>
          <w:fldChar w:fldCharType="separate"/>
        </w:r>
        <w:r w:rsidRPr="00C10D05">
          <w:rPr>
            <w:rStyle w:val="LDLink"/>
          </w:rPr>
          <w:t>https://lusdinfo.he</w:t>
        </w:r>
        <w:r w:rsidRPr="00C10D05">
          <w:rPr>
            <w:rStyle w:val="LDLink"/>
          </w:rPr>
          <w:t>s</w:t>
        </w:r>
        <w:r w:rsidRPr="00C10D05">
          <w:rPr>
            <w:rStyle w:val="LDLink"/>
          </w:rPr>
          <w:t>sen.de</w:t>
        </w:r>
        <w:r>
          <w:rPr>
            <w:rStyle w:val="LDLink"/>
          </w:rPr>
          <w:fldChar w:fldCharType="end"/>
        </w:r>
        <w:r w:rsidRPr="004578EA">
          <w:t xml:space="preserve"> finde</w:t>
        </w:r>
        <w:r>
          <w:t>n Sie alle wichtigen Unterstützungsangebot rund um die LUSD. Darunter</w:t>
        </w:r>
      </w:ins>
    </w:p>
    <w:p w14:paraId="3AC55730" w14:textId="77777777" w:rsidR="00E80A77" w:rsidRDefault="00E80A77" w:rsidP="00E80A77">
      <w:pPr>
        <w:pStyle w:val="Aufzhlungeingerckt"/>
        <w:rPr>
          <w:ins w:id="294" w:author="Weiss, Sabine (HMKB)" w:date="2026-03-30T13:30:00Z"/>
        </w:rPr>
      </w:pPr>
      <w:ins w:id="295" w:author="Weiss, Sabine (HMKB)" w:date="2026-03-30T13:30:00Z">
        <w:r>
          <w:fldChar w:fldCharType="begin"/>
        </w:r>
        <w:r>
          <w:instrText>HYPERLINK "https://schulehessen.de/lusdanleitungen.htm"</w:instrText>
        </w:r>
        <w:r>
          <w:fldChar w:fldCharType="separate"/>
        </w:r>
        <w:r w:rsidRPr="00C22F43">
          <w:rPr>
            <w:rStyle w:val="Hyperlink"/>
          </w:rPr>
          <w:t>Anleitungen</w:t>
        </w:r>
        <w:r>
          <w:fldChar w:fldCharType="end"/>
        </w:r>
      </w:ins>
    </w:p>
    <w:p w14:paraId="3FAEA826" w14:textId="77777777" w:rsidR="00E80A77" w:rsidRDefault="00E80A77" w:rsidP="00E80A77">
      <w:pPr>
        <w:pStyle w:val="Aufzhlungeingerckt"/>
        <w:rPr>
          <w:ins w:id="296" w:author="Weiss, Sabine (HMKB)" w:date="2026-03-30T13:30:00Z"/>
        </w:rPr>
      </w:pPr>
      <w:ins w:id="297" w:author="Weiss, Sabine (HMKB)" w:date="2026-03-30T13:30:00Z">
        <w:r>
          <w:lastRenderedPageBreak/>
          <w:fldChar w:fldCharType="begin"/>
        </w:r>
        <w:r>
          <w:instrText>HYPERLINK "https://digitale-schule.hessen.de/digitale-infrastruktur-und-verwaltung/lehrer-und-schuelerdatenbank-lusd/fortbildungen-zur-lusd"</w:instrText>
        </w:r>
        <w:r>
          <w:fldChar w:fldCharType="separate"/>
        </w:r>
        <w:r w:rsidRPr="00C22F43">
          <w:rPr>
            <w:rStyle w:val="Hyperlink"/>
          </w:rPr>
          <w:t>Fortbildu</w:t>
        </w:r>
        <w:r w:rsidRPr="00C22F43">
          <w:rPr>
            <w:rStyle w:val="Hyperlink"/>
          </w:rPr>
          <w:t>n</w:t>
        </w:r>
        <w:r w:rsidRPr="00C22F43">
          <w:rPr>
            <w:rStyle w:val="Hyperlink"/>
          </w:rPr>
          <w:t>gsangebote</w:t>
        </w:r>
        <w:r>
          <w:fldChar w:fldCharType="end"/>
        </w:r>
        <w:r>
          <w:br/>
        </w:r>
        <w:r>
          <w:fldChar w:fldCharType="begin"/>
        </w:r>
        <w:r>
          <w:instrText>HYPERLINK "https://schulehessen.de/LUSD-Anleitungen/LUSD-Fortbildungen/%c3%9cbersicht%20der%20LUSD%20Fortbildungen.pdf"</w:instrText>
        </w:r>
        <w:r>
          <w:fldChar w:fldCharType="separate"/>
        </w:r>
        <w:r w:rsidRPr="00C22F43">
          <w:rPr>
            <w:rStyle w:val="Hyperlink"/>
          </w:rPr>
          <w:t>Übersicht des Fortbildungsange</w:t>
        </w:r>
        <w:r w:rsidRPr="00C22F43">
          <w:rPr>
            <w:rStyle w:val="Hyperlink"/>
          </w:rPr>
          <w:t>b</w:t>
        </w:r>
        <w:r w:rsidRPr="00C22F43">
          <w:rPr>
            <w:rStyle w:val="Hyperlink"/>
          </w:rPr>
          <w:t>ot</w:t>
        </w:r>
        <w:r>
          <w:fldChar w:fldCharType="end"/>
        </w:r>
      </w:ins>
    </w:p>
    <w:p w14:paraId="2A75A03C" w14:textId="77777777" w:rsidR="00E80A77" w:rsidRDefault="00E80A77" w:rsidP="00E80A77">
      <w:pPr>
        <w:pStyle w:val="Aufzhlungeingerckt"/>
        <w:rPr>
          <w:ins w:id="298" w:author="Weiss, Sabine (HMKB)" w:date="2026-03-30T13:30:00Z"/>
        </w:rPr>
      </w:pPr>
      <w:ins w:id="299" w:author="Weiss, Sabine (HMKB)" w:date="2026-03-30T13:30:00Z">
        <w:r>
          <w:fldChar w:fldCharType="begin"/>
        </w:r>
        <w:r>
          <w:instrText>HYPERLINK "https://digitale-schule.hessen.de/digitale-infrastruktur-und-verwaltung/lehrer-und-schuelerdatenbank-lusd/fragen-und-antworten-lusd"</w:instrText>
        </w:r>
        <w:r>
          <w:fldChar w:fldCharType="separate"/>
        </w:r>
        <w:r w:rsidRPr="00C22F43">
          <w:rPr>
            <w:rStyle w:val="Hyperlink"/>
          </w:rPr>
          <w:t>FAQs</w:t>
        </w:r>
        <w:r>
          <w:fldChar w:fldCharType="end"/>
        </w:r>
      </w:ins>
    </w:p>
    <w:p w14:paraId="73C3E92F" w14:textId="77777777" w:rsidR="00C32B30" w:rsidRDefault="00C32B30" w:rsidP="00E80A77">
      <w:pPr>
        <w:pStyle w:val="VorbemerkungUnterkapitel"/>
        <w:rPr>
          <w:ins w:id="300" w:author="Weiss, Sabine (HMKB)" w:date="2026-03-30T13:20:00Z"/>
        </w:rPr>
      </w:pPr>
      <w:ins w:id="301" w:author="Weiss, Sabine (HMKB)" w:date="2026-03-30T13:20:00Z">
        <w:r>
          <w:t>Helpdesk</w:t>
        </w:r>
      </w:ins>
    </w:p>
    <w:p w14:paraId="3DD5A14B" w14:textId="77777777" w:rsidR="00C32B30" w:rsidRDefault="00C32B30" w:rsidP="00C32B30">
      <w:pPr>
        <w:pStyle w:val="LDTextinhalteingerckt"/>
        <w:rPr>
          <w:ins w:id="302" w:author="Weiss, Sabine (HMKB)" w:date="2026-03-30T13:20:00Z"/>
        </w:rPr>
      </w:pPr>
      <w:ins w:id="303" w:author="Weiss, Sabine (HMKB)" w:date="2026-03-30T13:20:00Z">
        <w:r>
          <w:t xml:space="preserve">Bei Fragen rund um die HMKB IT-Anwendungen steht ihnen der </w:t>
        </w:r>
        <w:r w:rsidRPr="00C1757B">
          <w:rPr>
            <w:b/>
          </w:rPr>
          <w:t>Helpdesk</w:t>
        </w:r>
        <w:r>
          <w:t xml:space="preserve"> zur Verfügung:</w:t>
        </w:r>
      </w:ins>
    </w:p>
    <w:p w14:paraId="47997F68" w14:textId="77777777" w:rsidR="00C32B30" w:rsidRDefault="00C32B30" w:rsidP="00C32B30">
      <w:pPr>
        <w:pStyle w:val="Aufzhlungeingerckt"/>
        <w:jc w:val="both"/>
        <w:rPr>
          <w:ins w:id="304" w:author="Weiss, Sabine (HMKB)" w:date="2026-03-30T13:20:00Z"/>
        </w:rPr>
      </w:pPr>
      <w:ins w:id="305" w:author="Weiss, Sabine (HMKB)" w:date="2026-03-30T13:20:00Z">
        <w:r>
          <w:rPr>
            <w:noProof/>
            <w:sz w:val="16"/>
            <w:szCs w:val="16"/>
            <w:lang w:eastAsia="de-DE"/>
          </w:rPr>
          <w:drawing>
            <wp:inline distT="0" distB="0" distL="0" distR="0" wp14:anchorId="4255AE6F" wp14:editId="6C11B60F">
              <wp:extent cx="438150" cy="438150"/>
              <wp:effectExtent l="0" t="0" r="0" b="0"/>
              <wp:docPr id="6" name="Grafik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QR Kontakt Helpdesk.jpg"/>
                      <pic:cNvPicPr/>
                    </pic:nvPicPr>
                    <pic:blipFill>
                      <a:blip r:embed="rId3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150" cy="4381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über die Seite </w:t>
        </w:r>
        <w:r>
          <w:fldChar w:fldCharType="begin"/>
        </w:r>
        <w:r>
          <w:instrText>HYPERLINK "https://digitale-schule.hessen.de/digitale-infrastruktur-und-verwaltung/e-mail-adressen-fuer-lehrkraefte/Kontakt-zum-E-Mail-Support"</w:instrText>
        </w:r>
        <w:r>
          <w:fldChar w:fldCharType="separate"/>
        </w:r>
        <w:r w:rsidRPr="00C1757B">
          <w:rPr>
            <w:rStyle w:val="LDLink"/>
          </w:rPr>
          <w:t>kontakt-helpdesk.</w:t>
        </w:r>
        <w:r w:rsidRPr="00C1757B">
          <w:rPr>
            <w:rStyle w:val="LDLink"/>
          </w:rPr>
          <w:t>h</w:t>
        </w:r>
        <w:r w:rsidRPr="00C1757B">
          <w:rPr>
            <w:rStyle w:val="LDLink"/>
          </w:rPr>
          <w:t>essen.de</w:t>
        </w:r>
        <w:r>
          <w:rPr>
            <w:rStyle w:val="LDLink"/>
          </w:rPr>
          <w:fldChar w:fldCharType="end"/>
        </w:r>
        <w:r>
          <w:t xml:space="preserve"> oder</w:t>
        </w:r>
      </w:ins>
    </w:p>
    <w:p w14:paraId="66B9855B" w14:textId="77777777" w:rsidR="00C32B30" w:rsidRDefault="00C32B30" w:rsidP="00C32B30">
      <w:pPr>
        <w:pStyle w:val="Aufzhlungeingerckt"/>
        <w:rPr>
          <w:ins w:id="306" w:author="Weiss, Sabine (HMKB)" w:date="2026-03-30T13:20:00Z"/>
        </w:rPr>
      </w:pPr>
      <w:ins w:id="307" w:author="Weiss, Sabine (HMKB)" w:date="2026-03-30T13:20:00Z">
        <w:r>
          <w:t xml:space="preserve">telefonisch unter </w:t>
        </w:r>
        <w:r w:rsidRPr="0089165C">
          <w:rPr>
            <w:rStyle w:val="LDLink"/>
          </w:rPr>
          <w:t>+49 611 340 1570</w:t>
        </w:r>
        <w:r>
          <w:t>.</w:t>
        </w:r>
      </w:ins>
    </w:p>
    <w:p w14:paraId="31F74CCF" w14:textId="763DE652" w:rsidR="00C32B30" w:rsidRDefault="00C32B30" w:rsidP="003A7466">
      <w:pPr>
        <w:rPr>
          <w:ins w:id="308" w:author="Weiss, Sabine (HMKB)" w:date="2026-03-30T13:20:00Z"/>
        </w:rPr>
      </w:pPr>
    </w:p>
    <w:p w14:paraId="269F5ABC" w14:textId="56570DD8" w:rsidR="003A7466" w:rsidRDefault="003A7466" w:rsidP="003A7466">
      <w:r>
        <w:t xml:space="preserve">Sollten Sie bei der Anwendung Unterstützung benötigen, steht Ihnen der </w:t>
      </w:r>
      <w:r w:rsidRPr="00F742D5">
        <w:rPr>
          <w:rStyle w:val="LDwichtigerText"/>
        </w:rPr>
        <w:t>Helpdesk</w:t>
      </w:r>
      <w:r>
        <w:t xml:space="preserve"> zur Verfügung:</w:t>
      </w:r>
    </w:p>
    <w:p w14:paraId="4A68996A" w14:textId="4DA33D33" w:rsidR="003A7466" w:rsidRDefault="003A7466" w:rsidP="003A7466">
      <w:pPr>
        <w:pStyle w:val="Aufzhlungbndig"/>
      </w:pPr>
      <w:r>
        <w:t xml:space="preserve"> </w:t>
      </w:r>
      <w:r w:rsidR="00C85D09">
        <w:t xml:space="preserve">per E-Mail </w:t>
      </w:r>
      <w:hyperlink r:id="rId32" w:history="1">
        <w:r w:rsidR="00C85D09" w:rsidRPr="00F27776">
          <w:rPr>
            <w:rStyle w:val="Hyperlink"/>
          </w:rPr>
          <w:t>helpdesk@kultus.hessen.de</w:t>
        </w:r>
      </w:hyperlink>
      <w:r w:rsidR="00C85D09">
        <w:t xml:space="preserve"> </w:t>
      </w:r>
      <w:r>
        <w:t>oder</w:t>
      </w:r>
    </w:p>
    <w:p w14:paraId="29D25D69" w14:textId="280E1682" w:rsidR="003A7466" w:rsidRDefault="003A7466" w:rsidP="003A7466">
      <w:pPr>
        <w:pStyle w:val="Aufzhlungbndig"/>
      </w:pPr>
      <w:r>
        <w:t xml:space="preserve">telefonisch unter </w:t>
      </w:r>
      <w:r w:rsidRPr="0089165C">
        <w:rPr>
          <w:rStyle w:val="LDLink"/>
        </w:rPr>
        <w:t>+49 611 340 1570</w:t>
      </w:r>
      <w:r>
        <w:t>.</w:t>
      </w:r>
    </w:p>
    <w:p w14:paraId="3F824C2C" w14:textId="0A6FB8E8" w:rsidR="00DC51DE" w:rsidRDefault="00DC51DE" w:rsidP="003A7466">
      <w:pPr>
        <w:pStyle w:val="Aufzhlungbndig"/>
      </w:pPr>
      <w:r>
        <w:t xml:space="preserve">oder über unser </w:t>
      </w:r>
      <w:hyperlink r:id="rId33" w:history="1">
        <w:r w:rsidRPr="00DC51DE">
          <w:rPr>
            <w:rStyle w:val="Hyperlink"/>
          </w:rPr>
          <w:t>Kontaktformular</w:t>
        </w:r>
      </w:hyperlink>
    </w:p>
    <w:p w14:paraId="450DA2A1" w14:textId="0885BF3E" w:rsidR="00B53CC8" w:rsidRDefault="00B53CC8" w:rsidP="000F5622">
      <w:pPr>
        <w:pStyle w:val="LDTextinhalteingerckt"/>
        <w:rPr>
          <w:ins w:id="309" w:author="Weiss, Sabine (HMKB)" w:date="2026-03-30T13:35:00Z"/>
          <w:rStyle w:val="SchwacheHervorhebung"/>
          <w:i w:val="0"/>
          <w:iCs w:val="0"/>
          <w:color w:val="auto"/>
        </w:rPr>
      </w:pPr>
    </w:p>
    <w:p w14:paraId="0507D9F2" w14:textId="73BAAB68" w:rsidR="00E80A77" w:rsidRDefault="00E80A77" w:rsidP="00E80A77">
      <w:pPr>
        <w:pStyle w:val="berschriftVorbemerkungen"/>
        <w:rPr>
          <w:ins w:id="310" w:author="Weiss, Sabine (HMKB)" w:date="2026-03-30T13:35:00Z"/>
        </w:rPr>
      </w:pPr>
      <w:ins w:id="311" w:author="Weiss, Sabine (HMKB)" w:date="2026-03-30T13:35:00Z">
        <w:r w:rsidRPr="00BE503F">
          <w:t>Anwenderunterstützung</w:t>
        </w:r>
        <w:r>
          <w:t xml:space="preserve"> </w:t>
        </w:r>
        <w:r>
          <w:t>Schul-ID Hessen</w:t>
        </w:r>
      </w:ins>
    </w:p>
    <w:p w14:paraId="55F726F9" w14:textId="7D3E5414" w:rsidR="00E80A77" w:rsidRPr="00E80A77" w:rsidRDefault="00E80A77" w:rsidP="00E80A77">
      <w:pPr>
        <w:autoSpaceDE w:val="0"/>
        <w:autoSpaceDN w:val="0"/>
        <w:adjustRightInd w:val="0"/>
        <w:spacing w:after="0"/>
        <w:rPr>
          <w:ins w:id="312" w:author="Weiss, Sabine (HMKB)" w:date="2026-03-30T13:36:00Z"/>
          <w:rPrChange w:id="313" w:author="Weiss, Sabine (HMKB)" w:date="2026-03-30T13:36:00Z">
            <w:rPr>
              <w:ins w:id="314" w:author="Weiss, Sabine (HMKB)" w:date="2026-03-30T13:36:00Z"/>
              <w:rFonts w:cs="Arial"/>
              <w:color w:val="000000"/>
              <w:sz w:val="24"/>
              <w:szCs w:val="24"/>
            </w:rPr>
          </w:rPrChange>
        </w:rPr>
      </w:pPr>
      <w:ins w:id="315" w:author="Weiss, Sabine (HMKB)" w:date="2026-03-30T13:36:00Z">
        <w:r w:rsidRPr="00E80A77">
          <w:rPr>
            <w:rPrChange w:id="316" w:author="Weiss, Sabine (HMKB)" w:date="2026-03-30T13:36:00Z">
              <w:rPr>
                <w:rFonts w:cs="Arial"/>
                <w:color w:val="000000"/>
                <w:sz w:val="24"/>
                <w:szCs w:val="24"/>
              </w:rPr>
            </w:rPrChange>
          </w:rPr>
          <w:t xml:space="preserve">Aktuelle Informationen sowie weitere Hilfestellungen zur Nutzung der Schul-ID Hessen finden Sie unter </w:t>
        </w:r>
        <w:r w:rsidRPr="00E80A77">
          <w:rPr>
            <w:rStyle w:val="LDLink"/>
            <w:rPrChange w:id="317" w:author="Weiss, Sabine (HMKB)" w:date="2026-03-30T13:37:00Z">
              <w:rPr/>
            </w:rPrChange>
          </w:rPr>
          <w:fldChar w:fldCharType="begin"/>
        </w:r>
        <w:r w:rsidRPr="00E80A77">
          <w:rPr>
            <w:rStyle w:val="LDLink"/>
            <w:rPrChange w:id="318" w:author="Weiss, Sabine (HMKB)" w:date="2026-03-30T13:37:00Z">
              <w:rPr/>
            </w:rPrChange>
          </w:rPr>
          <w:instrText>HYPERLINK "https://schulid.hessen.de"</w:instrText>
        </w:r>
        <w:r w:rsidRPr="00E80A77">
          <w:rPr>
            <w:rStyle w:val="LDLink"/>
            <w:rPrChange w:id="319" w:author="Weiss, Sabine (HMKB)" w:date="2026-03-30T13:37:00Z">
              <w:rPr/>
            </w:rPrChange>
          </w:rPr>
        </w:r>
        <w:r w:rsidRPr="00E80A77">
          <w:rPr>
            <w:rStyle w:val="LDLink"/>
            <w:rPrChange w:id="320" w:author="Weiss, Sabine (HMKB)" w:date="2026-03-30T13:37:00Z">
              <w:rPr/>
            </w:rPrChange>
          </w:rPr>
          <w:fldChar w:fldCharType="separate"/>
        </w:r>
        <w:r w:rsidRPr="00E80A77">
          <w:rPr>
            <w:rStyle w:val="LDLink"/>
            <w:rPrChange w:id="321" w:author="Weiss, Sabine (HMKB)" w:date="2026-03-30T13:37:00Z">
              <w:rPr>
                <w:rStyle w:val="Hyperlink"/>
                <w:rFonts w:cs="Arial"/>
                <w:sz w:val="24"/>
                <w:szCs w:val="24"/>
              </w:rPr>
            </w:rPrChange>
          </w:rPr>
          <w:t>https://schulid.hessen.de</w:t>
        </w:r>
        <w:r w:rsidRPr="00E80A77">
          <w:rPr>
            <w:rStyle w:val="LDLink"/>
            <w:rPrChange w:id="322" w:author="Weiss, Sabine (HMKB)" w:date="2026-03-30T13:37:00Z">
              <w:rPr>
                <w:rStyle w:val="Hyperlink"/>
                <w:rFonts w:cs="Arial"/>
                <w:sz w:val="24"/>
                <w:szCs w:val="24"/>
              </w:rPr>
            </w:rPrChange>
          </w:rPr>
          <w:fldChar w:fldCharType="end"/>
        </w:r>
        <w:r w:rsidRPr="00E80A77">
          <w:rPr>
            <w:rPrChange w:id="323" w:author="Weiss, Sabine (HMKB)" w:date="2026-03-30T13:36:00Z">
              <w:rPr>
                <w:rFonts w:cs="Arial"/>
                <w:color w:val="000000"/>
                <w:sz w:val="24"/>
                <w:szCs w:val="24"/>
              </w:rPr>
            </w:rPrChange>
          </w:rPr>
          <w:t xml:space="preserve">. </w:t>
        </w:r>
      </w:ins>
    </w:p>
    <w:p w14:paraId="059EFEE5" w14:textId="77777777" w:rsidR="00E80A77" w:rsidRDefault="00E80A77" w:rsidP="00E80A77">
      <w:pPr>
        <w:rPr>
          <w:ins w:id="324" w:author="Weiss, Sabine (HMKB)" w:date="2026-03-30T13:36:00Z"/>
        </w:rPr>
      </w:pPr>
    </w:p>
    <w:p w14:paraId="3FA541E7" w14:textId="77777777" w:rsidR="00E80A77" w:rsidRDefault="00E80A77" w:rsidP="00E80A77">
      <w:pPr>
        <w:rPr>
          <w:ins w:id="325" w:author="Weiss, Sabine (HMKB)" w:date="2026-03-30T13:36:00Z"/>
        </w:rPr>
      </w:pPr>
      <w:ins w:id="326" w:author="Weiss, Sabine (HMKB)" w:date="2026-03-30T13:36:00Z">
        <w:r>
          <w:t xml:space="preserve">Sollten Sie bei der Anwendung Unterstützung benötigen, steht Ihnen der </w:t>
        </w:r>
        <w:r w:rsidRPr="00F742D5">
          <w:rPr>
            <w:rStyle w:val="LDwichtigerText"/>
          </w:rPr>
          <w:t>Helpdesk</w:t>
        </w:r>
        <w:r>
          <w:t xml:space="preserve"> zur Verfügung:</w:t>
        </w:r>
      </w:ins>
    </w:p>
    <w:p w14:paraId="41DE02ED" w14:textId="77777777" w:rsidR="00E80A77" w:rsidRDefault="00E80A77" w:rsidP="00E80A77">
      <w:pPr>
        <w:pStyle w:val="Aufzhlungbndig"/>
        <w:spacing w:after="200" w:line="312" w:lineRule="auto"/>
        <w:rPr>
          <w:ins w:id="327" w:author="Weiss, Sabine (HMKB)" w:date="2026-03-30T13:36:00Z"/>
        </w:rPr>
      </w:pPr>
      <w:ins w:id="328" w:author="Weiss, Sabine (HMKB)" w:date="2026-03-30T13:36:00Z">
        <w:r>
          <w:rPr>
            <w:noProof/>
            <w:sz w:val="16"/>
            <w:szCs w:val="16"/>
            <w:lang w:eastAsia="de-DE"/>
          </w:rPr>
          <w:drawing>
            <wp:inline distT="0" distB="0" distL="0" distR="0" wp14:anchorId="43CDA137" wp14:editId="42AEA335">
              <wp:extent cx="438150" cy="438150"/>
              <wp:effectExtent l="0" t="0" r="0" b="0"/>
              <wp:docPr id="8" name="Grafik 8" descr="QR Code Kontaktformular Helpdes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QR Kontakt Helpdesk.jpg"/>
                      <pic:cNvPicPr/>
                    </pic:nvPicPr>
                    <pic:blipFill>
                      <a:blip r:embed="rId3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150" cy="4381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über die Seite </w:t>
        </w:r>
        <w:r>
          <w:fldChar w:fldCharType="begin"/>
        </w:r>
        <w:r>
          <w:instrText>HYPERLINK "https://digitale-schule.hessen.de/digitale-infrastruktur-und-verwaltung/e-mail-adressen-fuer-lehrkraefte/Kontakt-zum-E-Mail-Support"</w:instrText>
        </w:r>
        <w:r>
          <w:fldChar w:fldCharType="separate"/>
        </w:r>
        <w:r>
          <w:rPr>
            <w:rStyle w:val="LDLink"/>
          </w:rPr>
          <w:t>kontakt-helpdesk.hessen.de</w:t>
        </w:r>
        <w:r>
          <w:rPr>
            <w:rStyle w:val="LDLink"/>
          </w:rPr>
          <w:fldChar w:fldCharType="end"/>
        </w:r>
        <w:r>
          <w:t xml:space="preserve"> oder</w:t>
        </w:r>
      </w:ins>
    </w:p>
    <w:p w14:paraId="7D2306ED" w14:textId="77777777" w:rsidR="00E80A77" w:rsidRDefault="00E80A77" w:rsidP="00E80A77">
      <w:pPr>
        <w:pStyle w:val="Aufzhlungbndig"/>
        <w:spacing w:after="200" w:line="312" w:lineRule="auto"/>
        <w:rPr>
          <w:ins w:id="329" w:author="Weiss, Sabine (HMKB)" w:date="2026-03-30T13:36:00Z"/>
        </w:rPr>
      </w:pPr>
      <w:ins w:id="330" w:author="Weiss, Sabine (HMKB)" w:date="2026-03-30T13:36:00Z">
        <w:r>
          <w:t xml:space="preserve">telefonisch unter </w:t>
        </w:r>
        <w:r w:rsidRPr="0089165C">
          <w:rPr>
            <w:rStyle w:val="LDLink"/>
          </w:rPr>
          <w:t>+49 611 340 1570</w:t>
        </w:r>
        <w:r>
          <w:t>.</w:t>
        </w:r>
      </w:ins>
    </w:p>
    <w:p w14:paraId="7ACBF881" w14:textId="650FC57C" w:rsidR="00E80A77" w:rsidRPr="00B90AE5" w:rsidRDefault="00E80A77" w:rsidP="00E43484">
      <w:pPr>
        <w:pStyle w:val="LDTextinhalteingerckt"/>
        <w:ind w:left="0"/>
        <w:rPr>
          <w:rStyle w:val="SchwacheHervorhebung"/>
          <w:i w:val="0"/>
          <w:iCs w:val="0"/>
          <w:color w:val="auto"/>
        </w:rPr>
        <w:pPrChange w:id="331" w:author="Weiss, Sabine (HMKB)" w:date="2026-03-30T14:01:00Z">
          <w:pPr>
            <w:pStyle w:val="LDTextinhalteingerckt"/>
          </w:pPr>
        </w:pPrChange>
      </w:pPr>
    </w:p>
    <w:sectPr w:rsidR="00E80A77" w:rsidRPr="00B90AE5" w:rsidSect="000F5622">
      <w:pgSz w:w="11906" w:h="16838"/>
      <w:pgMar w:top="1134" w:right="992" w:bottom="1106" w:left="1134" w:header="425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8" w:author="Weiss, Sabine (HMKB)" w:date="2026-03-30T09:33:00Z" w:initials="WS">
    <w:p w14:paraId="712E5428" w14:textId="43640DA9" w:rsidR="00F2419E" w:rsidRDefault="00F2419E">
      <w:pPr>
        <w:pStyle w:val="Kommentartext"/>
      </w:pPr>
      <w:r>
        <w:rPr>
          <w:rStyle w:val="Kommentarzeichen"/>
        </w:rPr>
        <w:annotationRef/>
      </w:r>
      <w:r>
        <w:t>Kann den Satz nicht streichen?</w:t>
      </w:r>
      <w:r>
        <w:br/>
        <w:t>Der Anwender kann sich eh erst anmelden, wenn der die Daten hat. Für den Anwender ist das wahrscheinlich eh nicht verständlich?</w:t>
      </w:r>
      <w:r>
        <w:br/>
        <w:t>Wenn müsste das eher in das Anschreiben aufgenommen werden.</w:t>
      </w:r>
    </w:p>
  </w:comment>
  <w:comment w:id="91" w:author="Weiss, Sabine (HMKB)" w:date="2026-03-30T09:33:00Z" w:initials="WS">
    <w:p w14:paraId="53759469" w14:textId="77777777" w:rsidR="00E43484" w:rsidRDefault="00E43484" w:rsidP="00E43484">
      <w:pPr>
        <w:pStyle w:val="Kommentartext"/>
      </w:pPr>
      <w:r>
        <w:rPr>
          <w:rStyle w:val="Kommentarzeichen"/>
        </w:rPr>
        <w:annotationRef/>
      </w:r>
      <w:r>
        <w:t>Kann den Satz nicht streichen?</w:t>
      </w:r>
      <w:r>
        <w:br/>
        <w:t>Der Anwender kann sich eh erst anmelden, wenn der die Daten hat. Für den Anwender ist das wahrscheinlich eh nicht verständlich?</w:t>
      </w:r>
      <w:r>
        <w:br/>
        <w:t>Wenn müsste das eher in das Anschreiben aufgenommen werden.</w:t>
      </w:r>
    </w:p>
  </w:comment>
  <w:comment w:id="121" w:author="Weiss, Sabine (HMKB)" w:date="2026-03-30T09:44:00Z" w:initials="WS">
    <w:p w14:paraId="2811DC89" w14:textId="03334083" w:rsidR="00513D3B" w:rsidRDefault="00513D3B">
      <w:pPr>
        <w:pStyle w:val="Kommentartext"/>
      </w:pPr>
      <w:r>
        <w:rPr>
          <w:rStyle w:val="Kommentarzeichen"/>
        </w:rPr>
        <w:annotationRef/>
      </w:r>
      <w:r>
        <w:t>Hinweis auf Abmeldung und Neuanmeldung an der LUSD?</w:t>
      </w:r>
      <w:r w:rsidR="00AD20C4">
        <w:br/>
        <w:t>-&gt; seit wann ist die Planungsvariante automatisch aktiviert?</w:t>
      </w:r>
    </w:p>
  </w:comment>
  <w:comment w:id="208" w:author="Weiss, Sabine (HMKB)" w:date="2026-03-30T10:07:00Z" w:initials="WS">
    <w:p w14:paraId="7EBFFD87" w14:textId="011E8931" w:rsidR="009034BD" w:rsidRDefault="009034BD">
      <w:pPr>
        <w:pStyle w:val="Kommentartext"/>
      </w:pPr>
      <w:r>
        <w:rPr>
          <w:rStyle w:val="Kommentarzeichen"/>
        </w:rPr>
        <w:annotationRef/>
      </w:r>
      <w:r>
        <w:t>Liegt bei neuen Schulen nicht automatisch vor, oder?</w:t>
      </w:r>
      <w:r w:rsidR="00AD20C4">
        <w:br/>
        <w:t>bzw. es liegt das Benutzerprofil Admin-Produktivstart vor.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2E5428" w15:done="0"/>
  <w15:commentEx w15:paraId="53759469" w15:done="0"/>
  <w15:commentEx w15:paraId="2811DC89" w15:done="0"/>
  <w15:commentEx w15:paraId="7EBFFD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B764251" w16cex:dateUtc="2026-03-30T07:33:00Z"/>
  <w16cex:commentExtensible w16cex:durableId="68E118E7" w16cex:dateUtc="2026-03-30T07:33:00Z"/>
  <w16cex:commentExtensible w16cex:durableId="58E99333" w16cex:dateUtc="2026-03-30T07:44:00Z"/>
  <w16cex:commentExtensible w16cex:durableId="5F934E00" w16cex:dateUtc="2026-03-30T0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2E5428" w16cid:durableId="5B764251"/>
  <w16cid:commentId w16cid:paraId="53759469" w16cid:durableId="68E118E7"/>
  <w16cid:commentId w16cid:paraId="2811DC89" w16cid:durableId="58E99333"/>
  <w16cid:commentId w16cid:paraId="7EBFFD87" w16cid:durableId="5F934E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4EC4E" w14:textId="77777777" w:rsidR="00574B7D" w:rsidRDefault="00574B7D" w:rsidP="00350A99">
      <w:pPr>
        <w:spacing w:after="0"/>
      </w:pPr>
      <w:r>
        <w:separator/>
      </w:r>
    </w:p>
  </w:endnote>
  <w:endnote w:type="continuationSeparator" w:id="0">
    <w:p w14:paraId="11765432" w14:textId="77777777" w:rsidR="00574B7D" w:rsidRDefault="00574B7D" w:rsidP="00350A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09831" w14:textId="63DABAE3" w:rsidR="00574B7D" w:rsidRPr="007416D7" w:rsidRDefault="007416D7" w:rsidP="007416D7">
    <w:pPr>
      <w:pStyle w:val="LDFuzeile"/>
    </w:pPr>
    <w:r w:rsidRPr="007416D7">
      <w:t xml:space="preserve">HMKB | </w:t>
    </w:r>
    <w:fldSimple w:instr=" STYLEREF  &quot;Übertitel / IT-Verfahren&quot;  \* MERGEFORMAT ">
      <w:r w:rsidR="0063218D">
        <w:rPr>
          <w:noProof/>
        </w:rPr>
        <w:t>LUSD</w:t>
      </w:r>
    </w:fldSimple>
    <w:r w:rsidRPr="007416D7">
      <w:t xml:space="preserve"> | </w:t>
    </w:r>
    <w:fldSimple w:instr=" STYLEREF  &quot;Titel des Dokuments&quot;  \* MERGEFORMAT ">
      <w:r w:rsidR="0063218D">
        <w:rPr>
          <w:noProof/>
        </w:rPr>
        <w:t>Erstanmeldung in der LUSD</w:t>
      </w:r>
    </w:fldSimple>
    <w:r w:rsidRPr="007416D7">
      <w:t xml:space="preserve"> | Version: 2.0 | </w:t>
    </w:r>
    <w:r w:rsidR="000F5622">
      <w:t>04.11</w:t>
    </w:r>
    <w:r w:rsidRPr="007416D7">
      <w:t>.202</w:t>
    </w:r>
    <w:r w:rsidR="006F7189">
      <w:t>5</w:t>
    </w:r>
    <w:r w:rsidRPr="007416D7">
      <w:tab/>
    </w:r>
    <w:r w:rsidRPr="007416D7">
      <w:fldChar w:fldCharType="begin"/>
    </w:r>
    <w:r w:rsidRPr="007416D7">
      <w:instrText>PAGE   \* MERGEFORMAT</w:instrText>
    </w:r>
    <w:r w:rsidRPr="007416D7">
      <w:fldChar w:fldCharType="separate"/>
    </w:r>
    <w:r>
      <w:t>2</w:t>
    </w:r>
    <w:r w:rsidRPr="007416D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B6D57" w14:textId="038F9E7F" w:rsidR="00574B7D" w:rsidRPr="007416D7" w:rsidRDefault="007416D7" w:rsidP="007416D7">
    <w:pPr>
      <w:pStyle w:val="LDFuzeile"/>
    </w:pPr>
    <w:r w:rsidRPr="007416D7">
      <w:t xml:space="preserve">HMKB | </w:t>
    </w:r>
    <w:fldSimple w:instr=" STYLEREF  &quot;Übertitel / IT-Verfahren&quot;  \* MERGEFORMAT ">
      <w:r w:rsidR="00E43484">
        <w:rPr>
          <w:noProof/>
        </w:rPr>
        <w:t>LUSD</w:t>
      </w:r>
    </w:fldSimple>
    <w:r w:rsidRPr="007416D7">
      <w:t xml:space="preserve"> | </w:t>
    </w:r>
    <w:fldSimple w:instr=" STYLEREF  &quot;Titel des Dokuments&quot;  \* MERGEFORMAT ">
      <w:r w:rsidR="00E43484">
        <w:rPr>
          <w:noProof/>
        </w:rPr>
        <w:t>Erstanmeldung in der LUSD</w:t>
      </w:r>
    </w:fldSimple>
    <w:r w:rsidRPr="007416D7">
      <w:t xml:space="preserve"> | Version: 2.0 | </w:t>
    </w:r>
    <w:r w:rsidR="006F7189">
      <w:t>30</w:t>
    </w:r>
    <w:r w:rsidRPr="007416D7">
      <w:t>.</w:t>
    </w:r>
    <w:r w:rsidR="006F7189">
      <w:t>10</w:t>
    </w:r>
    <w:r w:rsidRPr="007416D7">
      <w:t>.202</w:t>
    </w:r>
    <w:r w:rsidR="006F7189">
      <w:t>5</w:t>
    </w:r>
    <w:r w:rsidRPr="007416D7">
      <w:tab/>
    </w:r>
    <w:r w:rsidRPr="007416D7">
      <w:fldChar w:fldCharType="begin"/>
    </w:r>
    <w:r w:rsidRPr="007416D7">
      <w:instrText>PAGE   \* MERGEFORMAT</w:instrText>
    </w:r>
    <w:r w:rsidRPr="007416D7">
      <w:fldChar w:fldCharType="separate"/>
    </w:r>
    <w:r w:rsidRPr="007416D7">
      <w:t>1</w:t>
    </w:r>
    <w:r w:rsidRPr="007416D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F01E3" w14:textId="77777777" w:rsidR="00574B7D" w:rsidRDefault="00574B7D" w:rsidP="00350A99">
      <w:pPr>
        <w:spacing w:after="0"/>
      </w:pPr>
      <w:r>
        <w:separator/>
      </w:r>
    </w:p>
  </w:footnote>
  <w:footnote w:type="continuationSeparator" w:id="0">
    <w:p w14:paraId="26883339" w14:textId="77777777" w:rsidR="00574B7D" w:rsidRDefault="00574B7D" w:rsidP="00350A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299" type="#_x0000_t75" style="width:29.95pt;height:24.15pt" o:bullet="t">
        <v:imagedata r:id="rId1" o:title="info1"/>
      </v:shape>
    </w:pict>
  </w:numPicBullet>
  <w:numPicBullet w:numPicBulletId="1">
    <w:pict>
      <v:shape id="_x0000_i2300" type="#_x0000_t75" style="width:44.1pt;height:32.05pt" o:bullet="t">
        <v:imagedata r:id="rId2" o:title="ausrufezeichen_klein"/>
      </v:shape>
    </w:pict>
  </w:numPicBullet>
  <w:numPicBullet w:numPicBulletId="2">
    <w:pict>
      <v:shape id="_x0000_i2301" type="#_x0000_t75" style="width:27.9pt;height:15.8pt" o:bullet="t">
        <v:imagedata r:id="rId3" o:title="Unbenannt"/>
      </v:shape>
    </w:pict>
  </w:numPicBullet>
  <w:numPicBullet w:numPicBulletId="3">
    <w:pict>
      <v:shape id="_x0000_i2302" type="#_x0000_t75" style="width:682.15pt;height:682.15pt" o:bullet="t">
        <v:imagedata r:id="rId4" o:title="task"/>
      </v:shape>
    </w:pict>
  </w:numPicBullet>
  <w:abstractNum w:abstractNumId="0" w15:restartNumberingAfterBreak="0">
    <w:nsid w:val="06DE28AA"/>
    <w:multiLevelType w:val="multilevel"/>
    <w:tmpl w:val="E74601CE"/>
    <w:lvl w:ilvl="0">
      <w:start w:val="1"/>
      <w:numFmt w:val="decimal"/>
      <w:lvlText w:val="%1. "/>
      <w:lvlJc w:val="left"/>
      <w:pPr>
        <w:ind w:left="993" w:hanging="284"/>
      </w:pPr>
    </w:lvl>
    <w:lvl w:ilvl="1">
      <w:start w:val="1"/>
      <w:numFmt w:val="none"/>
      <w:lvlText w:val=""/>
      <w:lvlJc w:val="left"/>
      <w:pPr>
        <w:ind w:left="1106" w:hanging="397"/>
      </w:pPr>
    </w:lvl>
    <w:lvl w:ilvl="2">
      <w:start w:val="1"/>
      <w:numFmt w:val="none"/>
      <w:lvlText w:val=""/>
      <w:lvlJc w:val="left"/>
      <w:pPr>
        <w:ind w:left="1106" w:hanging="397"/>
      </w:pPr>
    </w:lvl>
    <w:lvl w:ilvl="3">
      <w:start w:val="1"/>
      <w:numFmt w:val="none"/>
      <w:lvlText w:val=""/>
      <w:lvlJc w:val="left"/>
      <w:pPr>
        <w:ind w:left="1106" w:hanging="397"/>
      </w:pPr>
    </w:lvl>
    <w:lvl w:ilvl="4">
      <w:start w:val="1"/>
      <w:numFmt w:val="none"/>
      <w:lvlText w:val=""/>
      <w:lvlJc w:val="left"/>
      <w:pPr>
        <w:ind w:left="1106" w:hanging="397"/>
      </w:pPr>
    </w:lvl>
    <w:lvl w:ilvl="5">
      <w:start w:val="1"/>
      <w:numFmt w:val="lowerRoman"/>
      <w:lvlText w:val="(%6)"/>
      <w:lvlJc w:val="left"/>
      <w:pPr>
        <w:ind w:left="993" w:hanging="284"/>
      </w:pPr>
    </w:lvl>
    <w:lvl w:ilvl="6">
      <w:start w:val="1"/>
      <w:numFmt w:val="decimal"/>
      <w:lvlText w:val="%7."/>
      <w:lvlJc w:val="left"/>
      <w:pPr>
        <w:ind w:left="993" w:hanging="284"/>
      </w:pPr>
    </w:lvl>
    <w:lvl w:ilvl="7">
      <w:start w:val="1"/>
      <w:numFmt w:val="lowerLetter"/>
      <w:lvlText w:val="%8."/>
      <w:lvlJc w:val="left"/>
      <w:pPr>
        <w:ind w:left="993" w:hanging="284"/>
      </w:pPr>
    </w:lvl>
    <w:lvl w:ilvl="8">
      <w:start w:val="1"/>
      <w:numFmt w:val="lowerRoman"/>
      <w:lvlText w:val="%9."/>
      <w:lvlJc w:val="left"/>
      <w:pPr>
        <w:ind w:left="993" w:hanging="284"/>
      </w:pPr>
    </w:lvl>
  </w:abstractNum>
  <w:abstractNum w:abstractNumId="1" w15:restartNumberingAfterBreak="0">
    <w:nsid w:val="0CFA1064"/>
    <w:multiLevelType w:val="multilevel"/>
    <w:tmpl w:val="D074A45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5E35D8D"/>
    <w:multiLevelType w:val="multilevel"/>
    <w:tmpl w:val="80B6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06885"/>
    <w:multiLevelType w:val="multilevel"/>
    <w:tmpl w:val="D3F274BC"/>
    <w:lvl w:ilvl="0">
      <w:start w:val="1"/>
      <w:numFmt w:val="decimal"/>
      <w:pStyle w:val="LDHandlungsschritt"/>
      <w:lvlText w:val="%1. "/>
      <w:lvlJc w:val="left"/>
      <w:pPr>
        <w:ind w:left="680" w:hanging="510"/>
      </w:pPr>
      <w:rPr>
        <w:rFonts w:hint="default"/>
      </w:rPr>
    </w:lvl>
    <w:lvl w:ilvl="1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4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93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9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9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93" w:hanging="284"/>
      </w:pPr>
      <w:rPr>
        <w:rFonts w:hint="default"/>
      </w:rPr>
    </w:lvl>
  </w:abstractNum>
  <w:abstractNum w:abstractNumId="4" w15:restartNumberingAfterBreak="0">
    <w:nsid w:val="3B21170C"/>
    <w:multiLevelType w:val="hybridMultilevel"/>
    <w:tmpl w:val="07F00436"/>
    <w:lvl w:ilvl="0" w:tplc="C7DA82C8">
      <w:start w:val="1"/>
      <w:numFmt w:val="bullet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DB20356"/>
    <w:multiLevelType w:val="multilevel"/>
    <w:tmpl w:val="A9E8C52E"/>
    <w:lvl w:ilvl="0">
      <w:start w:val="1"/>
      <w:numFmt w:val="decimal"/>
      <w:lvlText w:val="%1. "/>
      <w:lvlJc w:val="left"/>
      <w:pPr>
        <w:ind w:left="993" w:hanging="284"/>
      </w:pPr>
      <w:rPr>
        <w:rFonts w:hint="default"/>
      </w:rPr>
    </w:lvl>
    <w:lvl w:ilvl="1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4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93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9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9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93" w:hanging="284"/>
      </w:pPr>
      <w:rPr>
        <w:rFonts w:hint="default"/>
      </w:rPr>
    </w:lvl>
  </w:abstractNum>
  <w:abstractNum w:abstractNumId="6" w15:restartNumberingAfterBreak="0">
    <w:nsid w:val="42BF54AA"/>
    <w:multiLevelType w:val="hybridMultilevel"/>
    <w:tmpl w:val="7B6C56C8"/>
    <w:lvl w:ilvl="0" w:tplc="07269494">
      <w:start w:val="1"/>
      <w:numFmt w:val="bullet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5341FD2"/>
    <w:multiLevelType w:val="hybridMultilevel"/>
    <w:tmpl w:val="31AE6558"/>
    <w:lvl w:ilvl="0" w:tplc="3C38B1E4">
      <w:start w:val="1"/>
      <w:numFmt w:val="bullet"/>
      <w:lvlText w:val=""/>
      <w:lvlPicBulletId w:val="2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4A031F2F"/>
    <w:multiLevelType w:val="multilevel"/>
    <w:tmpl w:val="A652484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0396AA8"/>
    <w:multiLevelType w:val="hybridMultilevel"/>
    <w:tmpl w:val="467C862A"/>
    <w:lvl w:ilvl="0" w:tplc="96AA74FA">
      <w:start w:val="1"/>
      <w:numFmt w:val="bullet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0" w15:restartNumberingAfterBreak="0">
    <w:nsid w:val="61110157"/>
    <w:multiLevelType w:val="hybridMultilevel"/>
    <w:tmpl w:val="D444F70E"/>
    <w:lvl w:ilvl="0" w:tplc="675CB352">
      <w:start w:val="1"/>
      <w:numFmt w:val="bullet"/>
      <w:pStyle w:val="Aufzhlungbndig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B192A"/>
    <w:multiLevelType w:val="hybridMultilevel"/>
    <w:tmpl w:val="F55ED54A"/>
    <w:lvl w:ilvl="0" w:tplc="CF686428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12" w15:restartNumberingAfterBreak="0">
    <w:nsid w:val="6DE52761"/>
    <w:multiLevelType w:val="hybridMultilevel"/>
    <w:tmpl w:val="7AD2343E"/>
    <w:lvl w:ilvl="0" w:tplc="B78287CC">
      <w:start w:val="1"/>
      <w:numFmt w:val="bullet"/>
      <w:pStyle w:val="LDAuflistungHandlungenzweiteEbene"/>
      <w:lvlText w:val=""/>
      <w:lvlJc w:val="left"/>
      <w:pPr>
        <w:ind w:left="1004" w:hanging="360"/>
      </w:pPr>
      <w:rPr>
        <w:rFonts w:ascii="Wingdings" w:hAnsi="Wingdings" w:hint="default"/>
        <w:color w:val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F9A29BE"/>
    <w:multiLevelType w:val="hybridMultilevel"/>
    <w:tmpl w:val="9AA0955C"/>
    <w:lvl w:ilvl="0" w:tplc="660E7E3A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A2E9C"/>
    <w:multiLevelType w:val="hybridMultilevel"/>
    <w:tmpl w:val="10608FC0"/>
    <w:lvl w:ilvl="0" w:tplc="A1D4B2BA">
      <w:start w:val="10"/>
      <w:numFmt w:val="decimal"/>
      <w:pStyle w:val="LDHandlungsschritteab10"/>
      <w:lvlText w:val="%1."/>
      <w:lvlJc w:val="left"/>
      <w:pPr>
        <w:ind w:left="1429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9FF0E1F"/>
    <w:multiLevelType w:val="multilevel"/>
    <w:tmpl w:val="248458EA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30896492">
    <w:abstractNumId w:val="1"/>
  </w:num>
  <w:num w:numId="2" w16cid:durableId="1518621103">
    <w:abstractNumId w:val="14"/>
  </w:num>
  <w:num w:numId="3" w16cid:durableId="877354979">
    <w:abstractNumId w:val="12"/>
  </w:num>
  <w:num w:numId="4" w16cid:durableId="591279315">
    <w:abstractNumId w:val="3"/>
  </w:num>
  <w:num w:numId="5" w16cid:durableId="470488557">
    <w:abstractNumId w:val="10"/>
  </w:num>
  <w:num w:numId="6" w16cid:durableId="19834571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740843">
    <w:abstractNumId w:val="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6882513">
    <w:abstractNumId w:val="11"/>
  </w:num>
  <w:num w:numId="9" w16cid:durableId="757673397">
    <w:abstractNumId w:val="15"/>
  </w:num>
  <w:num w:numId="10" w16cid:durableId="1677999244">
    <w:abstractNumId w:val="9"/>
  </w:num>
  <w:num w:numId="11" w16cid:durableId="1787697852">
    <w:abstractNumId w:val="4"/>
  </w:num>
  <w:num w:numId="12" w16cid:durableId="777257240">
    <w:abstractNumId w:val="7"/>
  </w:num>
  <w:num w:numId="13" w16cid:durableId="1894265737">
    <w:abstractNumId w:val="13"/>
  </w:num>
  <w:num w:numId="14" w16cid:durableId="264272627">
    <w:abstractNumId w:val="6"/>
  </w:num>
  <w:num w:numId="15" w16cid:durableId="1380208404">
    <w:abstractNumId w:val="5"/>
  </w:num>
  <w:num w:numId="16" w16cid:durableId="10534318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18368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48099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296498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44789848">
    <w:abstractNumId w:val="3"/>
    <w:lvlOverride w:ilvl="0">
      <w:startOverride w:val="1"/>
      <w:lvl w:ilvl="0">
        <w:start w:val="1"/>
        <w:numFmt w:val="decimal"/>
        <w:pStyle w:val="LDHandlungsschritt"/>
        <w:lvlText w:val="%1. "/>
        <w:lvlJc w:val="left"/>
        <w:pPr>
          <w:ind w:left="284" w:hanging="28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21" w16cid:durableId="17793294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789931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33706174">
    <w:abstractNumId w:val="2"/>
  </w:num>
  <w:num w:numId="24" w16cid:durableId="9690465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48410732">
    <w:abstractNumId w:val="8"/>
  </w:num>
  <w:num w:numId="26" w16cid:durableId="2834695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777804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746871">
    <w:abstractNumId w:val="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85042">
    <w:abstractNumId w:val="3"/>
  </w:num>
  <w:num w:numId="30" w16cid:durableId="14706341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46783646">
    <w:abstractNumId w:val="3"/>
  </w:num>
  <w:num w:numId="32" w16cid:durableId="226498165">
    <w:abstractNumId w:val="3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eiss, Sabine (HMKB)">
    <w15:presenceInfo w15:providerId="None" w15:userId="Weiss, Sabine (HMKB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ttachedTemplate r:id="rId1"/>
  <w:linkStyles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7AB"/>
    <w:rsid w:val="000225D2"/>
    <w:rsid w:val="00046E33"/>
    <w:rsid w:val="000475BF"/>
    <w:rsid w:val="00071C5C"/>
    <w:rsid w:val="00084519"/>
    <w:rsid w:val="000B0D06"/>
    <w:rsid w:val="000E013C"/>
    <w:rsid w:val="000E138F"/>
    <w:rsid w:val="000F0C76"/>
    <w:rsid w:val="000F5622"/>
    <w:rsid w:val="00101778"/>
    <w:rsid w:val="00102FAD"/>
    <w:rsid w:val="0011666C"/>
    <w:rsid w:val="001521F1"/>
    <w:rsid w:val="00156136"/>
    <w:rsid w:val="00184BC5"/>
    <w:rsid w:val="001927C1"/>
    <w:rsid w:val="001A2AAF"/>
    <w:rsid w:val="001B1606"/>
    <w:rsid w:val="001B382F"/>
    <w:rsid w:val="001D4CA6"/>
    <w:rsid w:val="0022017B"/>
    <w:rsid w:val="0024021A"/>
    <w:rsid w:val="00240F3E"/>
    <w:rsid w:val="00273F6F"/>
    <w:rsid w:val="00275EFA"/>
    <w:rsid w:val="00286782"/>
    <w:rsid w:val="002966D2"/>
    <w:rsid w:val="002B441E"/>
    <w:rsid w:val="002C3593"/>
    <w:rsid w:val="002C7A13"/>
    <w:rsid w:val="00312266"/>
    <w:rsid w:val="003468CF"/>
    <w:rsid w:val="00350A99"/>
    <w:rsid w:val="00352B9F"/>
    <w:rsid w:val="0035426F"/>
    <w:rsid w:val="0038102E"/>
    <w:rsid w:val="0038170E"/>
    <w:rsid w:val="003846EF"/>
    <w:rsid w:val="003A7466"/>
    <w:rsid w:val="00403DD0"/>
    <w:rsid w:val="00435F0F"/>
    <w:rsid w:val="00455143"/>
    <w:rsid w:val="00474678"/>
    <w:rsid w:val="00476A2C"/>
    <w:rsid w:val="00492DCF"/>
    <w:rsid w:val="004A0397"/>
    <w:rsid w:val="00513D3B"/>
    <w:rsid w:val="00526D0B"/>
    <w:rsid w:val="00545434"/>
    <w:rsid w:val="0055389A"/>
    <w:rsid w:val="005735EC"/>
    <w:rsid w:val="00574B7D"/>
    <w:rsid w:val="00586BFF"/>
    <w:rsid w:val="005B1D6A"/>
    <w:rsid w:val="005E7CDF"/>
    <w:rsid w:val="005F6DA5"/>
    <w:rsid w:val="0063218D"/>
    <w:rsid w:val="00634601"/>
    <w:rsid w:val="00637995"/>
    <w:rsid w:val="006477B0"/>
    <w:rsid w:val="00676161"/>
    <w:rsid w:val="006B72E4"/>
    <w:rsid w:val="006C06E5"/>
    <w:rsid w:val="006E09A6"/>
    <w:rsid w:val="006E39BA"/>
    <w:rsid w:val="006F7189"/>
    <w:rsid w:val="00730A5D"/>
    <w:rsid w:val="007416D7"/>
    <w:rsid w:val="00776C46"/>
    <w:rsid w:val="007927AB"/>
    <w:rsid w:val="00792D4D"/>
    <w:rsid w:val="007A4EE6"/>
    <w:rsid w:val="007C12E4"/>
    <w:rsid w:val="007C2279"/>
    <w:rsid w:val="007D30A2"/>
    <w:rsid w:val="007D4F99"/>
    <w:rsid w:val="007E1D5A"/>
    <w:rsid w:val="007E6B6A"/>
    <w:rsid w:val="007F07AC"/>
    <w:rsid w:val="007F4D45"/>
    <w:rsid w:val="00825997"/>
    <w:rsid w:val="00843381"/>
    <w:rsid w:val="0086199D"/>
    <w:rsid w:val="008776C1"/>
    <w:rsid w:val="00890549"/>
    <w:rsid w:val="0089328A"/>
    <w:rsid w:val="008B0747"/>
    <w:rsid w:val="008B322E"/>
    <w:rsid w:val="008C5DC4"/>
    <w:rsid w:val="008D0FEA"/>
    <w:rsid w:val="008D22B4"/>
    <w:rsid w:val="008D5FF1"/>
    <w:rsid w:val="009034BD"/>
    <w:rsid w:val="00904CF8"/>
    <w:rsid w:val="009215FF"/>
    <w:rsid w:val="0094634D"/>
    <w:rsid w:val="00984AC1"/>
    <w:rsid w:val="009A1479"/>
    <w:rsid w:val="009A3911"/>
    <w:rsid w:val="009B1E1B"/>
    <w:rsid w:val="009C2AD9"/>
    <w:rsid w:val="009F3F32"/>
    <w:rsid w:val="00A215B2"/>
    <w:rsid w:val="00A34F3C"/>
    <w:rsid w:val="00A535C6"/>
    <w:rsid w:val="00A72523"/>
    <w:rsid w:val="00AA6D0E"/>
    <w:rsid w:val="00AD20C4"/>
    <w:rsid w:val="00AD6862"/>
    <w:rsid w:val="00B365E1"/>
    <w:rsid w:val="00B473AF"/>
    <w:rsid w:val="00B53CC8"/>
    <w:rsid w:val="00B61195"/>
    <w:rsid w:val="00B90AE5"/>
    <w:rsid w:val="00BA4653"/>
    <w:rsid w:val="00BD435C"/>
    <w:rsid w:val="00BF1D34"/>
    <w:rsid w:val="00C1303C"/>
    <w:rsid w:val="00C32B30"/>
    <w:rsid w:val="00C509D9"/>
    <w:rsid w:val="00C552FE"/>
    <w:rsid w:val="00C85D09"/>
    <w:rsid w:val="00C92732"/>
    <w:rsid w:val="00CD72F6"/>
    <w:rsid w:val="00CE451D"/>
    <w:rsid w:val="00CF31C9"/>
    <w:rsid w:val="00CF3A96"/>
    <w:rsid w:val="00D13340"/>
    <w:rsid w:val="00D16279"/>
    <w:rsid w:val="00D16911"/>
    <w:rsid w:val="00D31287"/>
    <w:rsid w:val="00D5104E"/>
    <w:rsid w:val="00D9633A"/>
    <w:rsid w:val="00DA332A"/>
    <w:rsid w:val="00DB3746"/>
    <w:rsid w:val="00DB67C9"/>
    <w:rsid w:val="00DC51DE"/>
    <w:rsid w:val="00DE5C2F"/>
    <w:rsid w:val="00E10388"/>
    <w:rsid w:val="00E13B62"/>
    <w:rsid w:val="00E43484"/>
    <w:rsid w:val="00E4429F"/>
    <w:rsid w:val="00E660B4"/>
    <w:rsid w:val="00E80A77"/>
    <w:rsid w:val="00E919DF"/>
    <w:rsid w:val="00E966F0"/>
    <w:rsid w:val="00EB06B0"/>
    <w:rsid w:val="00EB1ED7"/>
    <w:rsid w:val="00F2419E"/>
    <w:rsid w:val="00F26973"/>
    <w:rsid w:val="00F33FC1"/>
    <w:rsid w:val="00F44E86"/>
    <w:rsid w:val="00F748B1"/>
    <w:rsid w:val="00F8463F"/>
    <w:rsid w:val="00F94E07"/>
    <w:rsid w:val="00FC0A52"/>
    <w:rsid w:val="00FE2648"/>
    <w:rsid w:val="00FF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5978BF"/>
  <w15:docId w15:val="{4325D8D4-824E-45EC-AA4C-E8BFC7EF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E43484"/>
    <w:pPr>
      <w:spacing w:before="120" w:after="120" w:line="240" w:lineRule="auto"/>
    </w:pPr>
    <w:rPr>
      <w:rFonts w:ascii="Arial" w:hAnsi="Arial"/>
    </w:rPr>
  </w:style>
  <w:style w:type="paragraph" w:styleId="berschrift1">
    <w:name w:val="heading 1"/>
    <w:basedOn w:val="Standard"/>
    <w:next w:val="LDTextinhalteingerckt"/>
    <w:link w:val="berschrift1Zchn"/>
    <w:autoRedefine/>
    <w:uiPriority w:val="4"/>
    <w:rsid w:val="00F2419E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eingerckt"/>
    <w:next w:val="LDTextinhalteingerckt"/>
    <w:link w:val="berschrift2Zchn"/>
    <w:autoRedefine/>
    <w:uiPriority w:val="4"/>
    <w:rsid w:val="00F2419E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eingerckt"/>
    <w:next w:val="LDTextinhalteingerckt"/>
    <w:link w:val="berschrift3Zchn"/>
    <w:autoRedefine/>
    <w:uiPriority w:val="4"/>
    <w:rsid w:val="00F2419E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36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F2419E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</w:rPr>
  </w:style>
  <w:style w:type="paragraph" w:styleId="berschrift5">
    <w:name w:val="heading 5"/>
    <w:basedOn w:val="berschrift4"/>
    <w:next w:val="Standard"/>
    <w:link w:val="berschrift5Zchn"/>
    <w:uiPriority w:val="4"/>
    <w:qFormat/>
    <w:rsid w:val="00F2419E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F2419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419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419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419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unhideWhenUsed/>
    <w:rsid w:val="00F2419E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F2419E"/>
  </w:style>
  <w:style w:type="paragraph" w:styleId="Kopfzeile">
    <w:name w:val="header"/>
    <w:basedOn w:val="Standard"/>
    <w:link w:val="KopfzeileZchn"/>
    <w:uiPriority w:val="99"/>
    <w:rsid w:val="00F2419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2419E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F2419E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F2419E"/>
    <w:rPr>
      <w:rFonts w:ascii="Arial" w:hAnsi="Aria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2419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2419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F2419E"/>
    <w:pPr>
      <w:spacing w:after="0" w:line="240" w:lineRule="auto"/>
    </w:pPr>
    <w:rPr>
      <w:rFonts w:ascii="Arial" w:hAnsi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2419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4"/>
    <w:rsid w:val="00F2419E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F2419E"/>
    <w:rPr>
      <w:rFonts w:ascii="Arial" w:hAnsi="Arial"/>
      <w:color w:val="1E3E95"/>
      <w:sz w:val="28"/>
      <w:shd w:val="clear" w:color="auto" w:fill="F2F2F2" w:themeFill="background1" w:themeFillShade="F2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F2419E"/>
    <w:rPr>
      <w:rFonts w:ascii="Arial" w:eastAsiaTheme="majorEastAsia" w:hAnsi="Arial" w:cstheme="majorBidi"/>
      <w:bCs/>
      <w:color w:val="1E3E95"/>
      <w:sz w:val="24"/>
      <w:shd w:val="clear" w:color="auto" w:fill="F2F2F2" w:themeFill="background1" w:themeFillShade="F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F2419E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F2419E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F241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41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419E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41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LDTextinhalt">
    <w:name w:val="LD_Textinhalt"/>
    <w:basedOn w:val="Standard"/>
    <w:link w:val="LDTextinhaltZchn"/>
    <w:autoRedefine/>
    <w:qFormat/>
    <w:rsid w:val="00F2419E"/>
    <w:pPr>
      <w:spacing w:line="312" w:lineRule="auto"/>
    </w:pPr>
  </w:style>
  <w:style w:type="paragraph" w:styleId="StandardWeb">
    <w:name w:val="Normal (Web)"/>
    <w:basedOn w:val="Standard"/>
    <w:link w:val="StandardWebZchn"/>
    <w:uiPriority w:val="99"/>
    <w:rsid w:val="00F2419E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F2419E"/>
    <w:rPr>
      <w:rFonts w:ascii="Times New Roman" w:eastAsia="Times New Roman" w:hAnsi="Times New Roman" w:cs="Times New Roman"/>
      <w:lang w:eastAsia="de-DE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E660B4"/>
    <w:pPr>
      <w:spacing w:after="0"/>
      <w:ind w:left="993" w:hanging="284"/>
    </w:pPr>
    <w:rPr>
      <w:rFonts w:eastAsia="Times New Roman" w:cs="Arial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E660B4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Textinhalteingerckt">
    <w:name w:val="LD_Textinhalt eingerückt"/>
    <w:basedOn w:val="Standard"/>
    <w:autoRedefine/>
    <w:qFormat/>
    <w:rsid w:val="00F2419E"/>
    <w:pPr>
      <w:spacing w:line="312" w:lineRule="auto"/>
      <w:ind w:left="709"/>
    </w:pPr>
  </w:style>
  <w:style w:type="paragraph" w:styleId="Endnotentext">
    <w:name w:val="endnote text"/>
    <w:basedOn w:val="Standard"/>
    <w:link w:val="EndnotentextZchn"/>
    <w:uiPriority w:val="99"/>
    <w:semiHidden/>
    <w:unhideWhenUsed/>
    <w:rsid w:val="00F2419E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F2419E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F2419E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7416D7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</w:rPr>
  </w:style>
  <w:style w:type="character" w:styleId="BesuchterLink">
    <w:name w:val="FollowedHyperlink"/>
    <w:basedOn w:val="Absatz-Standardschriftart"/>
    <w:uiPriority w:val="99"/>
    <w:semiHidden/>
    <w:unhideWhenUsed/>
    <w:rsid w:val="00F2419E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F2419E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lang w:eastAsia="de-DE"/>
    </w:rPr>
  </w:style>
  <w:style w:type="paragraph" w:customStyle="1" w:styleId="tabelleninhalt">
    <w:name w:val="tabelleninhalt"/>
    <w:basedOn w:val="Standard"/>
    <w:uiPriority w:val="99"/>
    <w:locked/>
    <w:rsid w:val="00F2419E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paragraph" w:styleId="KeinLeerraum">
    <w:name w:val="No Spacing"/>
    <w:uiPriority w:val="99"/>
    <w:qFormat/>
    <w:rsid w:val="00F2419E"/>
    <w:pPr>
      <w:spacing w:after="0" w:line="240" w:lineRule="auto"/>
    </w:pPr>
    <w:rPr>
      <w:rFonts w:ascii="Arial" w:hAnsi="Arial"/>
      <w:sz w:val="20"/>
      <w:szCs w:val="20"/>
    </w:rPr>
  </w:style>
  <w:style w:type="character" w:styleId="IntensiveHervorhebung">
    <w:name w:val="Intense Emphasis"/>
    <w:uiPriority w:val="99"/>
    <w:qFormat/>
    <w:rsid w:val="007416D7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7416D7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F2419E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F2419E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F2419E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Standard"/>
    <w:autoRedefine/>
    <w:uiPriority w:val="6"/>
    <w:qFormat/>
    <w:rsid w:val="00F2419E"/>
    <w:pPr>
      <w:tabs>
        <w:tab w:val="right" w:leader="dot" w:pos="9571"/>
      </w:tabs>
      <w:ind w:left="851" w:hanging="851"/>
    </w:pPr>
  </w:style>
  <w:style w:type="paragraph" w:customStyle="1" w:styleId="LDAufzhlungnummerisch">
    <w:name w:val="LD_Aufzählung nummerisch"/>
    <w:basedOn w:val="LDTextinhalt"/>
    <w:autoRedefine/>
    <w:qFormat/>
    <w:rsid w:val="007416D7"/>
    <w:pPr>
      <w:tabs>
        <w:tab w:val="left" w:pos="709"/>
      </w:tabs>
      <w:ind w:left="709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7416D7"/>
    <w:pPr>
      <w:shd w:val="clear" w:color="auto" w:fill="FFFFFF" w:themeFill="background1"/>
      <w:tabs>
        <w:tab w:val="left" w:pos="1276"/>
        <w:tab w:val="left" w:pos="1843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locked/>
    <w:rsid w:val="00F2419E"/>
    <w:pPr>
      <w:spacing w:before="60" w:after="0"/>
    </w:pPr>
    <w:rPr>
      <w:rFonts w:ascii="Times New Roman" w:eastAsia="Times New Roman" w:hAnsi="Times New Roman" w:cs="Times New Roman"/>
      <w:color w:val="00000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7416D7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7416D7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F2419E"/>
    <w:rPr>
      <w:rFonts w:ascii="Arial" w:hAnsi="Arial"/>
      <w:i/>
      <w:iCs/>
      <w:sz w:val="22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7416D7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7416D7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rsid w:val="00F2419E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F2419E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7416D7"/>
    <w:p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  <w:rPr>
      <w:rFonts w:eastAsia="Times New Roman" w:cs="Arial"/>
      <w:lang w:eastAsia="de-DE"/>
    </w:rPr>
  </w:style>
  <w:style w:type="character" w:customStyle="1" w:styleId="LDHinweisZchn">
    <w:name w:val="LD_Hinweis Zchn"/>
    <w:basedOn w:val="LDAuflistungTextZchn"/>
    <w:link w:val="LDHinweis"/>
    <w:uiPriority w:val="7"/>
    <w:rsid w:val="007416D7"/>
    <w:rPr>
      <w:rFonts w:ascii="Arial" w:eastAsia="Times New Roman" w:hAnsi="Arial" w:cs="Arial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7416D7"/>
    <w:p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lang w:eastAsia="de-DE"/>
    </w:rPr>
  </w:style>
  <w:style w:type="character" w:customStyle="1" w:styleId="LDAchtungZchn">
    <w:name w:val="LD_Achtung Zchn"/>
    <w:basedOn w:val="LDHinweisZchn"/>
    <w:link w:val="LDAchtung"/>
    <w:uiPriority w:val="7"/>
    <w:rsid w:val="007416D7"/>
    <w:rPr>
      <w:rFonts w:ascii="Arial" w:eastAsia="Times New Roman" w:hAnsi="Arial" w:cs="Arial"/>
      <w:lang w:eastAsia="de-DE"/>
    </w:rPr>
  </w:style>
  <w:style w:type="table" w:customStyle="1" w:styleId="Tabelle1">
    <w:name w:val="Tabelle1"/>
    <w:basedOn w:val="NormaleTabelle"/>
    <w:uiPriority w:val="99"/>
    <w:locked/>
    <w:rsid w:val="00F2419E"/>
    <w:pPr>
      <w:spacing w:after="0" w:line="240" w:lineRule="auto"/>
    </w:pPr>
    <w:rPr>
      <w:rFonts w:ascii="Arial" w:hAnsi="Arial"/>
      <w:sz w:val="20"/>
      <w:szCs w:val="20"/>
    </w:rPr>
    <w:tblPr/>
  </w:style>
  <w:style w:type="table" w:styleId="HelleSchattierung">
    <w:name w:val="Light Shading"/>
    <w:basedOn w:val="NormaleTabelle"/>
    <w:uiPriority w:val="60"/>
    <w:rsid w:val="00F2419E"/>
    <w:pPr>
      <w:spacing w:after="0" w:line="240" w:lineRule="auto"/>
    </w:pPr>
    <w:rPr>
      <w:rFonts w:ascii="Arial" w:hAnsi="Arial"/>
      <w:color w:val="000000" w:themeColor="text1" w:themeShade="BF"/>
      <w:sz w:val="20"/>
      <w:szCs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2419E"/>
    <w:pPr>
      <w:spacing w:after="0" w:line="240" w:lineRule="auto"/>
    </w:pPr>
    <w:rPr>
      <w:rFonts w:ascii="Arial" w:hAnsi="Arial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2419E"/>
    <w:pPr>
      <w:spacing w:after="0" w:line="240" w:lineRule="auto"/>
    </w:pPr>
    <w:rPr>
      <w:rFonts w:ascii="Arial" w:hAnsi="Arial"/>
      <w:color w:val="943634" w:themeColor="accent2" w:themeShade="BF"/>
      <w:sz w:val="20"/>
      <w:szCs w:val="2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7416D7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6477B0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6477B0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6477B0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7416D7"/>
    <w:p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7416D7"/>
    <w:rPr>
      <w:rFonts w:ascii="Arial" w:hAnsi="Arial" w:cs="Arial"/>
    </w:rPr>
  </w:style>
  <w:style w:type="paragraph" w:styleId="Verzeichnis3">
    <w:name w:val="toc 3"/>
    <w:basedOn w:val="Standard"/>
    <w:next w:val="Standard"/>
    <w:autoRedefine/>
    <w:uiPriority w:val="39"/>
    <w:rsid w:val="007416D7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7416D7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2419E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7416D7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F2419E"/>
    <w:rPr>
      <w:rFonts w:ascii="Arial" w:hAnsi="Arial"/>
      <w:color w:val="1E3E95"/>
      <w:sz w:val="22"/>
      <w:u w:val="single"/>
    </w:rPr>
  </w:style>
  <w:style w:type="character" w:styleId="SchwacheHervorhebung">
    <w:name w:val="Subtle Emphasis"/>
    <w:basedOn w:val="Absatz-Standardschriftart"/>
    <w:uiPriority w:val="19"/>
    <w:qFormat/>
    <w:rsid w:val="000B0D06"/>
    <w:rPr>
      <w:i/>
      <w:iCs/>
      <w:color w:val="808080" w:themeColor="text1" w:themeTint="7F"/>
    </w:rPr>
  </w:style>
  <w:style w:type="character" w:customStyle="1" w:styleId="LDTextinhaltZchn">
    <w:name w:val="LD_Textinhalt Zchn"/>
    <w:basedOn w:val="Absatz-Standardschriftart"/>
    <w:link w:val="LDTextinhalt"/>
    <w:locked/>
    <w:rsid w:val="00F2419E"/>
    <w:rPr>
      <w:rFonts w:ascii="Arial" w:hAnsi="Arial"/>
    </w:rPr>
  </w:style>
  <w:style w:type="character" w:customStyle="1" w:styleId="LDAbsatznachberschriftZchn">
    <w:name w:val="LD_Absatz_nach_Überschrift Zchn"/>
    <w:basedOn w:val="Absatz-Standardschriftart"/>
    <w:link w:val="LDAbsatznachberschrift"/>
    <w:locked/>
    <w:rsid w:val="00F2419E"/>
    <w:rPr>
      <w:rFonts w:ascii="Arial" w:hAnsi="Arial"/>
      <w:lang w:eastAsia="de-DE"/>
    </w:rPr>
  </w:style>
  <w:style w:type="paragraph" w:customStyle="1" w:styleId="LDAbsatznachberschrift">
    <w:name w:val="LD_Absatz_nach_Überschrift"/>
    <w:basedOn w:val="Standard"/>
    <w:link w:val="LDAbsatznachberschriftZchn"/>
    <w:qFormat/>
    <w:rsid w:val="00F2419E"/>
    <w:pPr>
      <w:spacing w:before="0" w:after="0"/>
    </w:pPr>
    <w:rPr>
      <w:lang w:eastAsia="de-DE"/>
    </w:rPr>
  </w:style>
  <w:style w:type="character" w:customStyle="1" w:styleId="LDAuflistunginTabelleZchn">
    <w:name w:val="LD_Auflistung in Tabelle Zchn"/>
    <w:basedOn w:val="LDAuflistungTextZchn"/>
    <w:link w:val="LDAuflistunginTabelle"/>
    <w:locked/>
    <w:rsid w:val="007416D7"/>
    <w:rPr>
      <w:rFonts w:ascii="Arial" w:eastAsia="Times New Roman" w:hAnsi="Arial" w:cs="Arial"/>
      <w:lang w:eastAsia="de-DE"/>
    </w:rPr>
  </w:style>
  <w:style w:type="paragraph" w:customStyle="1" w:styleId="LDAuflistunginTabelle">
    <w:name w:val="LD_Auflistung in Tabelle"/>
    <w:basedOn w:val="LDAuflistungText"/>
    <w:link w:val="LDAuflistunginTabelleZchn"/>
    <w:qFormat/>
    <w:rsid w:val="007416D7"/>
    <w:pPr>
      <w:ind w:left="284"/>
    </w:pPr>
  </w:style>
  <w:style w:type="character" w:customStyle="1" w:styleId="hervorhebungblau">
    <w:name w:val="hervorhebungblau"/>
    <w:basedOn w:val="Absatz-Standardschriftart"/>
    <w:uiPriority w:val="3"/>
    <w:rsid w:val="00F2419E"/>
    <w:rPr>
      <w:b/>
      <w:bCs/>
      <w:color w:val="1C3D93"/>
      <w:sz w:val="22"/>
      <w:szCs w:val="20"/>
    </w:rPr>
  </w:style>
  <w:style w:type="character" w:customStyle="1" w:styleId="LDNeu">
    <w:name w:val="LD_Neu"/>
    <w:basedOn w:val="LDRegister"/>
    <w:uiPriority w:val="1"/>
    <w:rsid w:val="007416D7"/>
    <w:rPr>
      <w:b/>
      <w:bCs/>
      <w:color w:val="008000"/>
      <w:sz w:val="20"/>
      <w:szCs w:val="20"/>
    </w:rPr>
  </w:style>
  <w:style w:type="character" w:customStyle="1" w:styleId="hervorhebunggrn">
    <w:name w:val="hervorhebunggrün"/>
    <w:basedOn w:val="Absatz-Standardschriftart"/>
    <w:uiPriority w:val="1"/>
    <w:rsid w:val="007416D7"/>
    <w:rPr>
      <w:b/>
      <w:bCs/>
      <w:color w:val="00823B"/>
      <w:sz w:val="20"/>
      <w:szCs w:val="20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7416D7"/>
    <w:p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7416D7"/>
    <w:rPr>
      <w:rFonts w:ascii="Arial" w:hAnsi="Arial"/>
    </w:rPr>
  </w:style>
  <w:style w:type="paragraph" w:customStyle="1" w:styleId="LDAufgabenliste">
    <w:name w:val="LD_Aufgabenliste"/>
    <w:basedOn w:val="LDHinweis"/>
    <w:next w:val="LDTextinhalt"/>
    <w:uiPriority w:val="7"/>
    <w:rsid w:val="007416D7"/>
    <w:pPr>
      <w:ind w:left="1571" w:hanging="360"/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unhideWhenUsed/>
    <w:rsid w:val="007416D7"/>
    <w:pPr>
      <w:tabs>
        <w:tab w:val="left" w:pos="1843"/>
        <w:tab w:val="right" w:leader="dot" w:pos="9571"/>
      </w:tabs>
      <w:spacing w:before="0"/>
      <w:ind w:left="2410" w:hanging="567"/>
    </w:pPr>
  </w:style>
  <w:style w:type="paragraph" w:customStyle="1" w:styleId="LDTextinhaltweitereingerckt">
    <w:name w:val="LD_Textinhalt weiter eingerückt"/>
    <w:basedOn w:val="LDTextinhalteingerckt"/>
    <w:autoRedefine/>
    <w:qFormat/>
    <w:rsid w:val="00F2419E"/>
    <w:pPr>
      <w:ind w:left="992"/>
    </w:pPr>
  </w:style>
  <w:style w:type="paragraph" w:customStyle="1" w:styleId="LDTextinhaltTabelle8pt">
    <w:name w:val="LD_Textinhalt_Tabelle_8pt"/>
    <w:basedOn w:val="LDTextinhalt"/>
    <w:rsid w:val="007416D7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7416D7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F2419E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rsid w:val="007416D7"/>
    <w:pPr>
      <w:spacing w:before="0" w:after="0"/>
    </w:pPr>
    <w:rPr>
      <w:sz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7416D7"/>
    <w:rPr>
      <w:rFonts w:ascii="Arial" w:hAnsi="Arial"/>
      <w:sz w:val="18"/>
      <w:szCs w:val="20"/>
    </w:rPr>
  </w:style>
  <w:style w:type="paragraph" w:customStyle="1" w:styleId="LDTextinhaltTabelle6pt">
    <w:name w:val="LD_Textinhalt_Tabelle_6pt"/>
    <w:basedOn w:val="LDTextinhaltTabelle8pt"/>
    <w:rsid w:val="007416D7"/>
    <w:pPr>
      <w:spacing w:before="120"/>
    </w:pPr>
    <w:rPr>
      <w:sz w:val="12"/>
    </w:rPr>
  </w:style>
  <w:style w:type="paragraph" w:customStyle="1" w:styleId="AuflistungHandlungen">
    <w:name w:val="Auflistung Handlungen"/>
    <w:basedOn w:val="Standard"/>
    <w:link w:val="AuflistungHandlungenZchn"/>
    <w:uiPriority w:val="3"/>
    <w:rsid w:val="0086199D"/>
    <w:pPr>
      <w:spacing w:after="0"/>
      <w:ind w:left="2346" w:hanging="360"/>
    </w:pPr>
    <w:rPr>
      <w:rFonts w:eastAsia="Times New Roman" w:cs="Arial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uiPriority w:val="3"/>
    <w:rsid w:val="0086199D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wasmchtenSietun">
    <w:name w:val="was möchten Sie tun"/>
    <w:basedOn w:val="Standard"/>
    <w:link w:val="wasmchtenSietunZchn"/>
    <w:uiPriority w:val="10"/>
    <w:rsid w:val="0086199D"/>
    <w:rPr>
      <w:rFonts w:ascii="Verdana" w:hAnsi="Verdana"/>
      <w:b/>
    </w:rPr>
  </w:style>
  <w:style w:type="character" w:customStyle="1" w:styleId="wasmchtenSietunZchn">
    <w:name w:val="was möchten Sie tun Zchn"/>
    <w:basedOn w:val="Absatz-Standardschriftart"/>
    <w:link w:val="wasmchtenSietun"/>
    <w:uiPriority w:val="10"/>
    <w:rsid w:val="0086199D"/>
    <w:rPr>
      <w:rFonts w:ascii="Verdana" w:hAnsi="Verdana"/>
      <w:b/>
    </w:rPr>
  </w:style>
  <w:style w:type="paragraph" w:customStyle="1" w:styleId="Aufzhlungnummerisch">
    <w:name w:val="Aufzählung nummerisch"/>
    <w:basedOn w:val="Listenabsatz"/>
    <w:link w:val="AufzhlungnummerischZchn"/>
    <w:uiPriority w:val="2"/>
    <w:rsid w:val="0086199D"/>
    <w:pPr>
      <w:spacing w:after="0"/>
      <w:ind w:hanging="709"/>
    </w:pPr>
    <w:rPr>
      <w:rFonts w:eastAsia="Times New Roman" w:cs="Times New Roman"/>
      <w:lang w:eastAsia="de-DE"/>
    </w:rPr>
  </w:style>
  <w:style w:type="character" w:customStyle="1" w:styleId="AufzhlungnummerischZchn">
    <w:name w:val="Aufzählung nummerisch Zchn"/>
    <w:basedOn w:val="StandardWebZchn"/>
    <w:link w:val="Aufzhlungnummerisch"/>
    <w:uiPriority w:val="2"/>
    <w:rsid w:val="0086199D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tipp">
    <w:name w:val="tipp"/>
    <w:basedOn w:val="Standard"/>
    <w:uiPriority w:val="10"/>
    <w:rsid w:val="0086199D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lang w:eastAsia="de-DE"/>
    </w:rPr>
  </w:style>
  <w:style w:type="paragraph" w:customStyle="1" w:styleId="warnung">
    <w:name w:val="warnung"/>
    <w:basedOn w:val="Standard"/>
    <w:uiPriority w:val="10"/>
    <w:rsid w:val="0086199D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lang w:eastAsia="de-DE"/>
    </w:rPr>
  </w:style>
  <w:style w:type="paragraph" w:customStyle="1" w:styleId="Aufzhlung1">
    <w:name w:val="Aufzählung1"/>
    <w:basedOn w:val="Standard"/>
    <w:link w:val="Aufzhlung1Zchn"/>
    <w:uiPriority w:val="1"/>
    <w:rsid w:val="0086199D"/>
    <w:pPr>
      <w:spacing w:before="240" w:after="240"/>
      <w:ind w:left="374" w:hanging="360"/>
    </w:pPr>
    <w:rPr>
      <w:rFonts w:eastAsia="Times New Roman" w:cs="Arial"/>
      <w:b/>
      <w:i/>
      <w:color w:val="1E2A95"/>
      <w:lang w:eastAsia="de-DE"/>
    </w:rPr>
  </w:style>
  <w:style w:type="character" w:customStyle="1" w:styleId="Aufzhlung1Zchn">
    <w:name w:val="Aufzählung1 Zchn"/>
    <w:link w:val="Aufzhlung1"/>
    <w:uiPriority w:val="1"/>
    <w:rsid w:val="0086199D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paragraph" w:customStyle="1" w:styleId="1Unterpunktmit">
    <w:name w:val="1. Unterpunkt mit"/>
    <w:basedOn w:val="Standard"/>
    <w:uiPriority w:val="10"/>
    <w:rsid w:val="0086199D"/>
    <w:pPr>
      <w:tabs>
        <w:tab w:val="num" w:pos="360"/>
      </w:tabs>
      <w:autoSpaceDE w:val="0"/>
      <w:autoSpaceDN w:val="0"/>
      <w:adjustRightInd w:val="0"/>
      <w:ind w:left="360" w:hanging="360"/>
    </w:pPr>
    <w:rPr>
      <w:rFonts w:eastAsia="Times New Roman" w:cs="Arial"/>
      <w:lang w:eastAsia="de-DE"/>
    </w:rPr>
  </w:style>
  <w:style w:type="character" w:customStyle="1" w:styleId="bedienelement">
    <w:name w:val="bedienelement"/>
    <w:basedOn w:val="Absatz-Standardschriftart"/>
    <w:uiPriority w:val="4"/>
    <w:rsid w:val="0086199D"/>
    <w:rPr>
      <w:b/>
      <w:bCs/>
      <w:sz w:val="20"/>
      <w:szCs w:val="20"/>
    </w:rPr>
  </w:style>
  <w:style w:type="character" w:customStyle="1" w:styleId="lusdmenpunkt">
    <w:name w:val="lusdmenüpunkt"/>
    <w:basedOn w:val="Absatz-Standardschriftart"/>
    <w:uiPriority w:val="9"/>
    <w:rsid w:val="0086199D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meneintrag">
    <w:name w:val="menüeintrag"/>
    <w:basedOn w:val="Absatz-Standardschriftart"/>
    <w:uiPriority w:val="10"/>
    <w:rsid w:val="0086199D"/>
    <w:rPr>
      <w:i/>
      <w:iCs/>
      <w:sz w:val="20"/>
      <w:szCs w:val="20"/>
    </w:rPr>
  </w:style>
  <w:style w:type="character" w:customStyle="1" w:styleId="hervorhebungrot">
    <w:name w:val="hervorhebungrot"/>
    <w:basedOn w:val="Absatz-Standardschriftart"/>
    <w:uiPriority w:val="6"/>
    <w:rsid w:val="0086199D"/>
    <w:rPr>
      <w:b/>
      <w:bCs/>
      <w:color w:val="C1142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7416D7"/>
    <w:rPr>
      <w:b/>
      <w:bCs/>
      <w:sz w:val="20"/>
      <w:szCs w:val="20"/>
    </w:rPr>
  </w:style>
  <w:style w:type="paragraph" w:customStyle="1" w:styleId="Bildunterschrift">
    <w:name w:val="Bildunterschrift"/>
    <w:basedOn w:val="Standard"/>
    <w:next w:val="Standard"/>
    <w:link w:val="BildunterschriftZchnZchn"/>
    <w:autoRedefine/>
    <w:uiPriority w:val="5"/>
    <w:rsid w:val="0086199D"/>
    <w:pPr>
      <w:spacing w:after="360"/>
      <w:ind w:left="1418" w:right="3062" w:hanging="709"/>
    </w:pPr>
    <w:rPr>
      <w:rFonts w:eastAsia="Times New Roman" w:cs="Times New Roman"/>
      <w:color w:val="1E3E95"/>
      <w:sz w:val="18"/>
      <w:lang w:eastAsia="de-DE"/>
    </w:rPr>
  </w:style>
  <w:style w:type="character" w:customStyle="1" w:styleId="BildunterschriftZchnZchn">
    <w:name w:val="Bildunterschrift Zchn Zchn"/>
    <w:link w:val="Bildunterschrift"/>
    <w:uiPriority w:val="5"/>
    <w:locked/>
    <w:rsid w:val="0086199D"/>
    <w:rPr>
      <w:rFonts w:ascii="Arial" w:eastAsia="Times New Roman" w:hAnsi="Arial" w:cs="Times New Roman"/>
      <w:color w:val="1E3E95"/>
      <w:sz w:val="18"/>
      <w:szCs w:val="20"/>
      <w:lang w:eastAsia="de-DE"/>
    </w:rPr>
  </w:style>
  <w:style w:type="paragraph" w:customStyle="1" w:styleId="HRberschrift11">
    <w:name w:val="HR Überschrift 1.1."/>
    <w:basedOn w:val="berschrift2"/>
    <w:link w:val="HRberschrift11Zchn"/>
    <w:uiPriority w:val="8"/>
    <w:rsid w:val="0086199D"/>
    <w:pPr>
      <w:keepNext/>
      <w:numPr>
        <w:numId w:val="0"/>
      </w:numPr>
      <w:shd w:val="clear" w:color="auto" w:fill="auto"/>
      <w:tabs>
        <w:tab w:val="num" w:pos="900"/>
      </w:tabs>
      <w:autoSpaceDE w:val="0"/>
      <w:autoSpaceDN w:val="0"/>
      <w:adjustRightInd w:val="0"/>
      <w:spacing w:before="240" w:after="60"/>
      <w:ind w:left="180"/>
    </w:pPr>
    <w:rPr>
      <w:rFonts w:eastAsia="Times New Roman"/>
      <w:b/>
      <w:bCs/>
      <w:iCs/>
      <w:color w:val="auto"/>
    </w:rPr>
  </w:style>
  <w:style w:type="character" w:customStyle="1" w:styleId="HRberschrift11Zchn">
    <w:name w:val="HR Überschrift 1.1. Zchn"/>
    <w:basedOn w:val="Absatz-Standardschriftart"/>
    <w:link w:val="HRberschrift11"/>
    <w:uiPriority w:val="8"/>
    <w:rsid w:val="0086199D"/>
    <w:rPr>
      <w:rFonts w:ascii="Arial" w:eastAsia="Times New Roman" w:hAnsi="Arial" w:cs="Arial"/>
      <w:b/>
      <w:bCs/>
      <w:iCs/>
      <w:sz w:val="24"/>
      <w:szCs w:val="28"/>
      <w:lang w:eastAsia="de-DE"/>
    </w:rPr>
  </w:style>
  <w:style w:type="paragraph" w:customStyle="1" w:styleId="Standardeingerckt">
    <w:name w:val="Standard eingerückt"/>
    <w:basedOn w:val="Standard"/>
    <w:qFormat/>
    <w:rsid w:val="0086199D"/>
    <w:pPr>
      <w:spacing w:before="240"/>
      <w:ind w:left="709"/>
    </w:pPr>
    <w:rPr>
      <w:noProof/>
    </w:rPr>
  </w:style>
  <w:style w:type="paragraph" w:customStyle="1" w:styleId="hervorhebunggrau">
    <w:name w:val="hervorhebunggrau"/>
    <w:basedOn w:val="Standard"/>
    <w:uiPriority w:val="6"/>
    <w:rsid w:val="0086199D"/>
    <w:rPr>
      <w:b/>
      <w:color w:val="808080" w:themeColor="background1" w:themeShade="80"/>
    </w:rPr>
  </w:style>
  <w:style w:type="paragraph" w:customStyle="1" w:styleId="Hinweis">
    <w:name w:val="Hinweis"/>
    <w:basedOn w:val="AuflistungHandlungen"/>
    <w:link w:val="HinweisZchn"/>
    <w:qFormat/>
    <w:rsid w:val="0086199D"/>
    <w:pPr>
      <w:pBdr>
        <w:top w:val="single" w:sz="8" w:space="8" w:color="A6A6A6" w:themeColor="background1" w:themeShade="A6"/>
        <w:bottom w:val="single" w:sz="8" w:space="8" w:color="A6A6A6" w:themeColor="background1" w:themeShade="A6"/>
      </w:pBdr>
      <w:spacing w:after="120"/>
      <w:ind w:left="1637"/>
    </w:pPr>
  </w:style>
  <w:style w:type="character" w:customStyle="1" w:styleId="HinweisZchn">
    <w:name w:val="Hinweis Zchn"/>
    <w:basedOn w:val="AuflistungHandlungenZchn"/>
    <w:link w:val="Hinweis"/>
    <w:rsid w:val="0086199D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Achtung">
    <w:name w:val="Achtung"/>
    <w:basedOn w:val="Hinweis"/>
    <w:link w:val="AchtungZchn"/>
    <w:qFormat/>
    <w:rsid w:val="0086199D"/>
    <w:pPr>
      <w:ind w:left="928"/>
    </w:pPr>
  </w:style>
  <w:style w:type="character" w:customStyle="1" w:styleId="AchtungZchn">
    <w:name w:val="Achtung Zchn"/>
    <w:basedOn w:val="HinweisZchn"/>
    <w:link w:val="Achtung"/>
    <w:rsid w:val="0086199D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TIPP0">
    <w:name w:val="TIPP"/>
    <w:basedOn w:val="Achtung"/>
    <w:link w:val="TIPPZchn"/>
    <w:qFormat/>
    <w:rsid w:val="0086199D"/>
    <w:pPr>
      <w:ind w:left="1779"/>
    </w:pPr>
  </w:style>
  <w:style w:type="character" w:customStyle="1" w:styleId="TIPPZchn">
    <w:name w:val="TIPP Zchn"/>
    <w:basedOn w:val="AchtungZchn"/>
    <w:link w:val="TIPP0"/>
    <w:rsid w:val="0086199D"/>
    <w:rPr>
      <w:rFonts w:ascii="Arial" w:eastAsia="Times New Roman" w:hAnsi="Arial" w:cs="Arial"/>
      <w:sz w:val="20"/>
      <w:szCs w:val="20"/>
      <w:lang w:eastAsia="de-DE"/>
    </w:rPr>
  </w:style>
  <w:style w:type="paragraph" w:styleId="Beschriftung">
    <w:name w:val="caption"/>
    <w:basedOn w:val="Standard"/>
    <w:next w:val="Standard"/>
    <w:uiPriority w:val="35"/>
    <w:unhideWhenUsed/>
    <w:rsid w:val="0086199D"/>
    <w:pPr>
      <w:tabs>
        <w:tab w:val="left" w:pos="567"/>
        <w:tab w:val="left" w:pos="1134"/>
      </w:tabs>
      <w:spacing w:after="360"/>
      <w:ind w:left="709"/>
    </w:pPr>
    <w:rPr>
      <w:bCs/>
      <w:color w:val="1E3E95"/>
      <w:sz w:val="18"/>
      <w:szCs w:val="18"/>
    </w:rPr>
  </w:style>
  <w:style w:type="character" w:styleId="Seitenzahl">
    <w:name w:val="page number"/>
    <w:basedOn w:val="Absatz-Standardschriftart"/>
    <w:uiPriority w:val="6"/>
    <w:rsid w:val="009215FF"/>
  </w:style>
  <w:style w:type="paragraph" w:styleId="Titel">
    <w:name w:val="Title"/>
    <w:basedOn w:val="Standard"/>
    <w:next w:val="Standard"/>
    <w:link w:val="TitelZchn"/>
    <w:uiPriority w:val="10"/>
    <w:qFormat/>
    <w:rsid w:val="0086199D"/>
    <w:pPr>
      <w:pBdr>
        <w:bottom w:val="single" w:sz="8" w:space="4" w:color="1E3E95"/>
      </w:pBdr>
      <w:shd w:val="clear" w:color="auto" w:fill="D9D9D9" w:themeFill="background1" w:themeFillShade="D9"/>
      <w:tabs>
        <w:tab w:val="left" w:pos="142"/>
      </w:tabs>
      <w:spacing w:after="0"/>
      <w:contextualSpacing/>
    </w:pPr>
    <w:rPr>
      <w:rFonts w:eastAsiaTheme="majorEastAsia" w:cstheme="majorBidi"/>
      <w:color w:val="1E3E95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86199D"/>
    <w:rPr>
      <w:rFonts w:ascii="Arial" w:eastAsiaTheme="majorEastAsia" w:hAnsi="Arial" w:cstheme="majorBidi"/>
      <w:color w:val="1E3E95"/>
      <w:spacing w:val="5"/>
      <w:kern w:val="28"/>
      <w:sz w:val="36"/>
      <w:szCs w:val="52"/>
      <w:shd w:val="clear" w:color="auto" w:fill="D9D9D9" w:themeFill="background1" w:themeFillShade="D9"/>
    </w:rPr>
  </w:style>
  <w:style w:type="character" w:styleId="Fett">
    <w:name w:val="Strong"/>
    <w:aliases w:val="standard Fett,Standard fett"/>
    <w:basedOn w:val="Absatz-Standardschriftart"/>
    <w:uiPriority w:val="10"/>
    <w:rsid w:val="0086199D"/>
    <w:rPr>
      <w:b/>
      <w:bCs/>
    </w:rPr>
  </w:style>
  <w:style w:type="paragraph" w:customStyle="1" w:styleId="LDTitelseite14pt">
    <w:name w:val="LD_Titelseite_14pt"/>
    <w:basedOn w:val="Standard"/>
    <w:rsid w:val="007416D7"/>
    <w:pPr>
      <w:spacing w:before="0" w:after="0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7416D7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7416D7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7416D7"/>
    <w:rPr>
      <w:sz w:val="18"/>
    </w:rPr>
  </w:style>
  <w:style w:type="paragraph" w:customStyle="1" w:styleId="LDAuflistungText">
    <w:name w:val="LD_Auflistung Text"/>
    <w:basedOn w:val="Standard"/>
    <w:link w:val="LDAuflistungTextZchn"/>
    <w:autoRedefine/>
    <w:qFormat/>
    <w:rsid w:val="007416D7"/>
    <w:pPr>
      <w:spacing w:after="0"/>
      <w:ind w:left="993" w:hanging="284"/>
    </w:pPr>
    <w:rPr>
      <w:rFonts w:eastAsia="Times New Roman" w:cs="Arial"/>
      <w:lang w:eastAsia="de-DE"/>
    </w:rPr>
  </w:style>
  <w:style w:type="character" w:customStyle="1" w:styleId="LDAuflistungTextZchn">
    <w:name w:val="LD_Auflistung Text Zchn"/>
    <w:basedOn w:val="StandardWebZchn"/>
    <w:link w:val="LDAuflistungText"/>
    <w:rsid w:val="007416D7"/>
    <w:rPr>
      <w:rFonts w:ascii="Arial" w:eastAsia="Times New Roman" w:hAnsi="Arial" w:cs="Arial"/>
      <w:lang w:eastAsia="de-DE"/>
    </w:rPr>
  </w:style>
  <w:style w:type="paragraph" w:customStyle="1" w:styleId="LDAuflistungHandlungenzweiteEbene">
    <w:name w:val="LD_Auflistung_Handlungen_zweiteEbene"/>
    <w:basedOn w:val="LDAuflistungzweiteEbene"/>
    <w:rsid w:val="007416D7"/>
    <w:pPr>
      <w:numPr>
        <w:numId w:val="3"/>
      </w:numPr>
    </w:pPr>
  </w:style>
  <w:style w:type="paragraph" w:customStyle="1" w:styleId="LDAuflistunginTabellemittel">
    <w:name w:val="LD_Auflistung in Tabelle mittel"/>
    <w:basedOn w:val="LDAuflistunginTabelle"/>
    <w:rsid w:val="007416D7"/>
    <w:pPr>
      <w:spacing w:after="60"/>
    </w:pPr>
    <w:rPr>
      <w:sz w:val="18"/>
    </w:rPr>
  </w:style>
  <w:style w:type="paragraph" w:customStyle="1" w:styleId="LDTitelseiteHKM">
    <w:name w:val="LD_Titelseite HKM"/>
    <w:basedOn w:val="Standard"/>
    <w:rsid w:val="00F2419E"/>
    <w:pPr>
      <w:spacing w:before="0" w:after="0"/>
    </w:pPr>
    <w:rPr>
      <w:b/>
      <w:sz w:val="26"/>
    </w:rPr>
  </w:style>
  <w:style w:type="character" w:customStyle="1" w:styleId="unterstrichen">
    <w:name w:val="unterstrichen"/>
    <w:basedOn w:val="Absatz-Standardschriftart"/>
    <w:uiPriority w:val="1"/>
    <w:locked/>
    <w:rsid w:val="007416D7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7416D7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7416D7"/>
    <w:rPr>
      <w:i/>
    </w:rPr>
  </w:style>
  <w:style w:type="table" w:customStyle="1" w:styleId="LDTabelleAnleitungen">
    <w:name w:val="LD Tabelle_Anleitungen"/>
    <w:basedOn w:val="NormaleTabelle"/>
    <w:uiPriority w:val="99"/>
    <w:rsid w:val="00F2419E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/>
  </w:style>
  <w:style w:type="paragraph" w:customStyle="1" w:styleId="LDAuflistungTexteingerckt">
    <w:name w:val="LD_Auflistung Text eingerückt"/>
    <w:basedOn w:val="LDAuflistungText"/>
    <w:rsid w:val="007416D7"/>
    <w:pPr>
      <w:ind w:left="1276"/>
    </w:pPr>
  </w:style>
  <w:style w:type="paragraph" w:customStyle="1" w:styleId="LDZwischenberschrift">
    <w:name w:val="LD_Zwischenüberschrift"/>
    <w:basedOn w:val="LDTitelseite13pt"/>
    <w:rsid w:val="007416D7"/>
    <w:pPr>
      <w:ind w:left="709"/>
    </w:pPr>
  </w:style>
  <w:style w:type="character" w:styleId="Kommentarzeichen">
    <w:name w:val="annotation reference"/>
    <w:basedOn w:val="Absatz-Standardschriftart"/>
    <w:uiPriority w:val="99"/>
    <w:semiHidden/>
    <w:rsid w:val="00F2419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rsid w:val="00F2419E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2419E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F2419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2419E"/>
    <w:rPr>
      <w:rFonts w:ascii="Arial" w:hAnsi="Arial"/>
      <w:b/>
      <w:bCs/>
    </w:rPr>
  </w:style>
  <w:style w:type="paragraph" w:customStyle="1" w:styleId="LDTextinhaltTabelle9pt">
    <w:name w:val="LD_Textinhalt_Tabelle_9pt"/>
    <w:basedOn w:val="Standard"/>
    <w:qFormat/>
    <w:rsid w:val="00F2419E"/>
    <w:pPr>
      <w:spacing w:before="0" w:after="0"/>
    </w:pPr>
    <w:rPr>
      <w:sz w:val="18"/>
    </w:rPr>
  </w:style>
  <w:style w:type="paragraph" w:customStyle="1" w:styleId="LDAuflistungdritteEbene">
    <w:name w:val="LD_Auflistung_dritte_Ebene"/>
    <w:basedOn w:val="LDAuflistungzweiteEbene"/>
    <w:rsid w:val="007416D7"/>
    <w:pPr>
      <w:ind w:left="1560"/>
    </w:pPr>
  </w:style>
  <w:style w:type="paragraph" w:customStyle="1" w:styleId="LDberschriftVorbemerkung">
    <w:name w:val="LD_Überschrift Vorbemerkung"/>
    <w:basedOn w:val="Standard"/>
    <w:autoRedefine/>
    <w:uiPriority w:val="4"/>
    <w:qFormat/>
    <w:rsid w:val="007416D7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HandlungsschritteinTabelle">
    <w:name w:val="LD_Handlungsschritte in Tabelle"/>
    <w:basedOn w:val="LDAuflistunginTabelle"/>
    <w:qFormat/>
    <w:rsid w:val="007416D7"/>
    <w:pPr>
      <w:ind w:left="1429" w:hanging="360"/>
    </w:pPr>
  </w:style>
  <w:style w:type="character" w:customStyle="1" w:styleId="UntertitelReleasenotes">
    <w:name w:val="Untertitel Releasenotes"/>
    <w:basedOn w:val="unterstrichen"/>
    <w:rsid w:val="007416D7"/>
    <w:rPr>
      <w:rFonts w:ascii="Arial" w:hAnsi="Arial"/>
      <w:sz w:val="24"/>
      <w:u w:val="none"/>
      <w:lang w:eastAsia="de-DE"/>
    </w:rPr>
  </w:style>
  <w:style w:type="character" w:customStyle="1" w:styleId="VorlageErklrung">
    <w:name w:val="Vorlage / Erklärung"/>
    <w:basedOn w:val="Absatz-Standardschriftart"/>
    <w:uiPriority w:val="1"/>
    <w:rsid w:val="007416D7"/>
    <w:rPr>
      <w:color w:val="E36C0A" w:themeColor="accent6" w:themeShade="BF"/>
    </w:rPr>
  </w:style>
  <w:style w:type="paragraph" w:customStyle="1" w:styleId="LDHandlungsschritt">
    <w:name w:val="LD_Handlungsschritt"/>
    <w:basedOn w:val="Standard"/>
    <w:autoRedefine/>
    <w:qFormat/>
    <w:rsid w:val="00E43484"/>
    <w:pPr>
      <w:numPr>
        <w:numId w:val="29"/>
      </w:numPr>
      <w:tabs>
        <w:tab w:val="left" w:pos="709"/>
      </w:tabs>
      <w:pPrChange w:id="0" w:author="Weiss, Sabine (HMKB)" w:date="2026-03-30T14:02:00Z">
        <w:pPr>
          <w:numPr>
            <w:numId w:val="6"/>
          </w:numPr>
          <w:tabs>
            <w:tab w:val="left" w:pos="709"/>
          </w:tabs>
          <w:spacing w:before="120" w:after="120"/>
          <w:ind w:left="680" w:hanging="510"/>
        </w:pPr>
      </w:pPrChange>
    </w:pPr>
    <w:rPr>
      <w:rFonts w:eastAsia="Times New Roman" w:cs="Times New Roman"/>
      <w:lang w:eastAsia="de-DE"/>
      <w:rPrChange w:id="0" w:author="Weiss, Sabine (HMKB)" w:date="2026-03-30T14:02:00Z">
        <w:rPr>
          <w:rFonts w:ascii="Arial" w:hAnsi="Arial"/>
          <w:sz w:val="22"/>
          <w:szCs w:val="22"/>
          <w:lang w:val="de-DE" w:eastAsia="de-DE" w:bidi="ar-SA"/>
        </w:rPr>
      </w:rPrChange>
    </w:rPr>
  </w:style>
  <w:style w:type="paragraph" w:customStyle="1" w:styleId="VorbemerkungUnterkapitel">
    <w:name w:val="Vorbemerkung Unterkapitel"/>
    <w:basedOn w:val="berschrift4"/>
    <w:rsid w:val="007416D7"/>
    <w:pPr>
      <w:numPr>
        <w:ilvl w:val="0"/>
        <w:numId w:val="0"/>
      </w:numPr>
      <w:spacing w:before="240"/>
      <w:ind w:left="709"/>
    </w:pPr>
    <w:rPr>
      <w:i w:val="0"/>
    </w:rPr>
  </w:style>
  <w:style w:type="character" w:customStyle="1" w:styleId="LDbesonderswichtigerText">
    <w:name w:val="LD_besonders wichtiger Text"/>
    <w:basedOn w:val="Absatz-Standardschriftart"/>
    <w:uiPriority w:val="1"/>
    <w:qFormat/>
    <w:rsid w:val="007416D7"/>
    <w:rPr>
      <w:b/>
      <w:bCs/>
      <w:color w:val="C11423"/>
      <w:sz w:val="20"/>
      <w:szCs w:val="20"/>
    </w:rPr>
  </w:style>
  <w:style w:type="paragraph" w:customStyle="1" w:styleId="LDZwischenberschriftErluterung">
    <w:name w:val="LD_Zwischenüberschrift Erläuterung"/>
    <w:basedOn w:val="LDTextinhalteingerckt"/>
    <w:rsid w:val="007416D7"/>
    <w:rPr>
      <w:b/>
      <w:color w:val="1F497D" w:themeColor="text2"/>
    </w:rPr>
  </w:style>
  <w:style w:type="character" w:customStyle="1" w:styleId="LDwichtigerText">
    <w:name w:val="LD_wichtiger Text"/>
    <w:basedOn w:val="Absatz-Standardschriftart"/>
    <w:uiPriority w:val="2"/>
    <w:rsid w:val="00F2419E"/>
    <w:rPr>
      <w:b/>
      <w:bCs/>
      <w:sz w:val="22"/>
      <w:szCs w:val="20"/>
    </w:rPr>
  </w:style>
  <w:style w:type="character" w:customStyle="1" w:styleId="LDTabellenberschrift">
    <w:name w:val="LD_Tabellenüberschrift"/>
    <w:basedOn w:val="Absatz-Standardschriftart"/>
    <w:uiPriority w:val="1"/>
    <w:qFormat/>
    <w:rsid w:val="00F2419E"/>
    <w:rPr>
      <w:b/>
      <w:bCs/>
      <w:color w:val="1E3E95"/>
      <w:sz w:val="20"/>
      <w:szCs w:val="20"/>
    </w:rPr>
  </w:style>
  <w:style w:type="paragraph" w:customStyle="1" w:styleId="LDHandlungsschrittErgebnis">
    <w:name w:val="LD_Handlungsschritt Ergebnis"/>
    <w:basedOn w:val="LDHandlungsschritt"/>
    <w:next w:val="LDHandlungsschritt"/>
    <w:autoRedefine/>
    <w:rsid w:val="00F2419E"/>
    <w:pPr>
      <w:numPr>
        <w:numId w:val="0"/>
      </w:numPr>
      <w:ind w:left="170"/>
    </w:pPr>
  </w:style>
  <w:style w:type="paragraph" w:customStyle="1" w:styleId="TiteldesDokuments">
    <w:name w:val="Titel des Dokuments"/>
    <w:basedOn w:val="Standard"/>
    <w:rsid w:val="00F2419E"/>
    <w:rPr>
      <w:b/>
      <w:color w:val="1F497D"/>
      <w:sz w:val="40"/>
      <w:szCs w:val="60"/>
    </w:rPr>
  </w:style>
  <w:style w:type="paragraph" w:customStyle="1" w:styleId="bertitelIT-Verfahren">
    <w:name w:val="Übertitel / IT-Verfahren"/>
    <w:next w:val="TiteldesDokuments"/>
    <w:autoRedefine/>
    <w:rsid w:val="00F2419E"/>
    <w:pPr>
      <w:spacing w:before="840" w:after="0" w:line="240" w:lineRule="auto"/>
    </w:pPr>
    <w:rPr>
      <w:rFonts w:ascii="Arial" w:hAnsi="Arial"/>
      <w:b/>
      <w:color w:val="1F497D"/>
      <w:sz w:val="28"/>
      <w:szCs w:val="60"/>
    </w:rPr>
  </w:style>
  <w:style w:type="paragraph" w:customStyle="1" w:styleId="UntertitelTitelgrau">
    <w:name w:val="Untertitel Titel grau"/>
    <w:basedOn w:val="Standard"/>
    <w:rsid w:val="00F2419E"/>
    <w:pPr>
      <w:spacing w:after="360"/>
    </w:pPr>
    <w:rPr>
      <w:color w:val="808080" w:themeColor="background1" w:themeShade="80"/>
      <w:sz w:val="24"/>
      <w:szCs w:val="36"/>
    </w:rPr>
  </w:style>
  <w:style w:type="character" w:customStyle="1" w:styleId="LDProgrammelement">
    <w:name w:val="LD_Programmelement"/>
    <w:basedOn w:val="Absatz-Standardschriftart"/>
    <w:uiPriority w:val="3"/>
    <w:qFormat/>
    <w:rsid w:val="00F2419E"/>
    <w:rPr>
      <w:rFonts w:ascii="Arial" w:hAnsi="Arial" w:cs="Arial" w:hint="default"/>
      <w:b w:val="0"/>
      <w:bCs/>
      <w:smallCaps/>
      <w:sz w:val="22"/>
      <w:szCs w:val="20"/>
    </w:rPr>
  </w:style>
  <w:style w:type="character" w:customStyle="1" w:styleId="LDHinweistext">
    <w:name w:val="LD_Hinweistext"/>
    <w:basedOn w:val="Absatz-Standardschriftart"/>
    <w:uiPriority w:val="1"/>
    <w:rsid w:val="00F2419E"/>
    <w:rPr>
      <w:b/>
      <w:bCs/>
      <w:color w:val="00823B"/>
      <w:sz w:val="22"/>
      <w:szCs w:val="20"/>
    </w:rPr>
  </w:style>
  <w:style w:type="paragraph" w:customStyle="1" w:styleId="berschriftVorbemerkungen">
    <w:name w:val="Überschrift Vorbemerkungen"/>
    <w:basedOn w:val="berschrift2"/>
    <w:rsid w:val="00F2419E"/>
    <w:pPr>
      <w:numPr>
        <w:numId w:val="0"/>
      </w:numPr>
      <w:spacing w:line="240" w:lineRule="auto"/>
      <w:ind w:left="709" w:hanging="709"/>
    </w:pPr>
  </w:style>
  <w:style w:type="paragraph" w:customStyle="1" w:styleId="Aufzhlungbndig">
    <w:name w:val="Aufzählung bündig"/>
    <w:basedOn w:val="Listenabsatz"/>
    <w:autoRedefine/>
    <w:qFormat/>
    <w:rsid w:val="00F2419E"/>
    <w:pPr>
      <w:numPr>
        <w:numId w:val="5"/>
      </w:numPr>
      <w:spacing w:before="0" w:after="160" w:line="360" w:lineRule="auto"/>
      <w:ind w:left="284" w:hanging="284"/>
    </w:pPr>
    <w:rPr>
      <w:color w:val="000000" w:themeColor="text1"/>
    </w:rPr>
  </w:style>
  <w:style w:type="paragraph" w:customStyle="1" w:styleId="Aufzhlungeingerckt">
    <w:name w:val="Aufzählung eingerückt"/>
    <w:basedOn w:val="Aufzhlungbndig"/>
    <w:autoRedefine/>
    <w:qFormat/>
    <w:rsid w:val="00F2419E"/>
    <w:pPr>
      <w:spacing w:after="200"/>
      <w:ind w:left="1021"/>
    </w:pPr>
  </w:style>
  <w:style w:type="paragraph" w:customStyle="1" w:styleId="Aufzhlungweitereingerckt">
    <w:name w:val="Aufzählung weiter eingerückt"/>
    <w:basedOn w:val="Aufzhlungeingerckt"/>
    <w:autoRedefine/>
    <w:qFormat/>
    <w:rsid w:val="00F2419E"/>
    <w:pPr>
      <w:ind w:left="1305"/>
    </w:pPr>
  </w:style>
  <w:style w:type="character" w:customStyle="1" w:styleId="LDbesonderswichtigerText0">
    <w:name w:val="LD_besonderswichtiger Text"/>
    <w:basedOn w:val="Absatz-Standardschriftart"/>
    <w:uiPriority w:val="1"/>
    <w:qFormat/>
    <w:rsid w:val="00F2419E"/>
    <w:rPr>
      <w:b/>
      <w:bCs/>
      <w:color w:val="FF0000"/>
      <w:sz w:val="22"/>
      <w:szCs w:val="20"/>
    </w:rPr>
  </w:style>
  <w:style w:type="paragraph" w:customStyle="1" w:styleId="LDHandlungsschritteab10">
    <w:name w:val="LD_Handlungsschritte ab 10"/>
    <w:basedOn w:val="Standard"/>
    <w:qFormat/>
    <w:rsid w:val="00F2419E"/>
    <w:pPr>
      <w:numPr>
        <w:numId w:val="2"/>
      </w:numPr>
      <w:spacing w:after="0"/>
      <w:ind w:hanging="357"/>
    </w:pPr>
    <w:rPr>
      <w:rFonts w:eastAsia="Times New Roman" w:cs="Arial"/>
      <w:szCs w:val="20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416D7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F2419E"/>
    <w:pPr>
      <w:spacing w:after="0" w:line="240" w:lineRule="auto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footer" Target="footer2.xml"/><Relationship Id="rId26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5" Type="http://schemas.openxmlformats.org/officeDocument/2006/relationships/image" Target="media/image12.png"/><Relationship Id="rId33" Type="http://schemas.openxmlformats.org/officeDocument/2006/relationships/hyperlink" Target="https://digitale-schule.hessen.de/digitale-infrastruktur-und-verwaltung/e-mail-adressen-fuer-lehrkraefte/Kontakt-zum-E-Mail-Suppor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32" Type="http://schemas.openxmlformats.org/officeDocument/2006/relationships/hyperlink" Target="mailto:helpdesk@kultus.hessen.de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image" Target="media/image10.PNG"/><Relationship Id="rId28" Type="http://schemas.openxmlformats.org/officeDocument/2006/relationships/oleObject" Target="embeddings/oleObject3.bin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6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oleObject" Target="embeddings/oleObject1.bin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microsoft.com/office/2011/relationships/people" Target="people.xml"/><Relationship Id="rId8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rojekte3.intern.hessen.de/its/E-Gov-Projekte/VuADok/bergreifende%20Dokumentation/Vorlage_How%20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Anleitung</Dokumententyp>
    <Kurzbeschreibung_x0020_Inhalt xmlns="03c2e9ef-9210-4d41-bc49-ec83aa29eb68" xsi:nil="true"/>
    <Abh_x00e4_ngige_x0020_Anwendung xmlns="03c2e9ef-9210-4d41-bc49-ec83aa29eb68">LUSD</Abh_x00e4_ngige_x0020_Anwendung>
    <Dokumentenklasse xmlns="03c2e9ef-9210-4d41-bc49-ec83aa29eb68">öffentlich</Dokumentenklasse>
    <zust_x00e4_ndiges_x0020_Sachgebiet xmlns="03c2e9ef-9210-4d41-bc49-ec83aa29eb68">SG 3</zust_x00e4_ndiges_x0020_Sachgebiet>
    <Fachlich_x0020_verantwortlich xmlns="03c2e9ef-9210-4d41-bc49-ec83aa29eb68">
      <UserInfo>
        <DisplayName>Weiss, Sabine (HMKB)</DisplayName>
        <AccountId>53</AccountId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>Patzek, Markus (HMKB)</DisplayName>
        <AccountId>88</AccountId>
        <AccountType/>
      </UserInfo>
    </Fachliche_x0020_QS>
    <Release xmlns="03c2e9ef-9210-4d41-bc49-ec83aa29eb68" xsi:nil="true"/>
    <Link_x0020_zum_x0020_Ver_x00f6_ffentlichungsort xmlns="03c2e9ef-9210-4d41-bc49-ec83aa29eb68">
      <Url>https://schulehessen.de/LUSD-Anleitungen/Grundlagen/Erstanmeldung%20aus%20dem%20HSVN.pdf</Url>
      <Description>https://schulehessen.de/LUSD-Anleitungen/Grundlagen/Erstanmeldung%20aus%20dem%20HSVN.pdf</Description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Anwender-Dokumentation</Geltungsbereich>
    <Aktueller_x0020_Status xmlns="03c2e9ef-9210-4d41-bc49-ec83aa29eb68">wird überarbeitet</Aktueller_x0020_Status>
    <Orte_x0020_der_x0020_Ver_x00f6_ffentlichung xmlns="03c2e9ef-9210-4d41-bc49-ec83aa29eb68">
      <Value>Schule Hessen LUSD Anleitungen (Webspace)</Value>
    </Orte_x0020_der_x0020_Ver_x00f6_ffentlichung>
    <Betreff xmlns="03c2e9ef-9210-4d41-bc49-ec83aa29eb68">Administration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>2025-11-03T23:00:00+00:00</Datum_x0020_ver_x00f6_ffentlichte_x0020_Verion>
    <Themenfeld xmlns="03c2e9ef-9210-4d41-bc49-ec83aa29eb68">Berechtigungen</Themenfeld>
    <Zust_x002e__x0020_Sachgebiet_x0020_ab_x0020_Jan_x002e__x0020_2025 xmlns="03c2e9ef-9210-4d41-bc49-ec83aa29eb68">SG 1.3</Zust_x002e__x0020_Sachgebiet_x0020_ab_x0020_Jan_x002e__x0020_2025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317CE9-6268-4997-B4EE-87F95BBAB8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17E88B-4322-4D16-BCDC-ED7A90C07AEE}">
  <ds:schemaRefs>
    <ds:schemaRef ds:uri="ea0b144b-79d0-4cc1-ab15-887d44aa58be"/>
    <ds:schemaRef ds:uri="8637de2c-6bc0-411d-bf65-aa36b7f9c66d"/>
    <ds:schemaRef ds:uri="http://schemas.microsoft.com/office/2006/documentManagement/types"/>
    <ds:schemaRef ds:uri="http://purl.org/dc/dcmitype/"/>
    <ds:schemaRef ds:uri="http://purl.org/dc/elements/1.1/"/>
    <ds:schemaRef ds:uri="03c2e9ef-9210-4d41-bc49-ec83aa29eb68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3330888-ED35-44E0-BBCB-C5874A6A8150}"/>
</file>

<file path=customXml/itemProps4.xml><?xml version="1.0" encoding="utf-8"?>
<ds:datastoreItem xmlns:ds="http://schemas.openxmlformats.org/officeDocument/2006/customXml" ds:itemID="{7D92045E-18AA-4D9C-986E-F6090696A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Vorlage_How%20To.dotx</Template>
  <TotalTime>0</TotalTime>
  <Pages>5</Pages>
  <Words>1116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Erstanmeldung aus dem HSVN</vt:lpstr>
    </vt:vector>
  </TitlesOfParts>
  <Company>Land Hessen</Company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Erstanmeldung aus dem HSVN</dc:title>
  <dc:creator>Reimann-Luckas, Brunhilde (HKM PB)</dc:creator>
  <cp:lastModifiedBy>Weiss, Sabine (HMKB)</cp:lastModifiedBy>
  <cp:revision>29</cp:revision>
  <cp:lastPrinted>2025-11-05T10:18:00Z</cp:lastPrinted>
  <dcterms:created xsi:type="dcterms:W3CDTF">2020-06-08T07:48:00Z</dcterms:created>
  <dcterms:modified xsi:type="dcterms:W3CDTF">2026-03-30T12:13:00Z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